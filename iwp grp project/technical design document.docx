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8D6040" w14:textId="77777777" w:rsidR="007C3C4F" w:rsidRDefault="007C3C4F">
      <w:pPr>
        <w:pBdr>
          <w:top w:val="nil"/>
          <w:left w:val="nil"/>
          <w:bottom w:val="nil"/>
          <w:right w:val="nil"/>
          <w:between w:val="nil"/>
        </w:pBdr>
        <w:spacing w:line="276" w:lineRule="auto"/>
        <w:rPr>
          <w:rFonts w:hint="eastAsia"/>
        </w:rPr>
      </w:pPr>
    </w:p>
    <w:p w14:paraId="11B26626" w14:textId="77777777" w:rsidR="007C3C4F" w:rsidRDefault="007C3C4F">
      <w:pPr>
        <w:pBdr>
          <w:top w:val="nil"/>
          <w:left w:val="nil"/>
          <w:bottom w:val="nil"/>
          <w:right w:val="nil"/>
          <w:between w:val="nil"/>
        </w:pBdr>
        <w:spacing w:line="276" w:lineRule="auto"/>
        <w:rPr>
          <w:rFonts w:hint="eastAsia"/>
        </w:rPr>
      </w:pPr>
    </w:p>
    <w:p w14:paraId="04056CB1" w14:textId="77777777" w:rsidR="007C3C4F" w:rsidRDefault="007C3C4F">
      <w:pPr>
        <w:spacing w:before="584" w:line="199" w:lineRule="auto"/>
        <w:ind w:left="742" w:right="3226"/>
        <w:rPr>
          <w:rFonts w:ascii="Arial Narrow" w:eastAsia="Arial Narrow" w:hAnsi="Arial Narrow" w:cs="Arial Narrow"/>
          <w:b/>
          <w:sz w:val="80"/>
          <w:szCs w:val="80"/>
        </w:rPr>
      </w:pPr>
    </w:p>
    <w:p w14:paraId="5F276E35" w14:textId="77777777" w:rsidR="007C3C4F" w:rsidRDefault="00000000">
      <w:pPr>
        <w:spacing w:before="584" w:line="199" w:lineRule="auto"/>
        <w:ind w:left="742" w:right="3226"/>
        <w:rPr>
          <w:rFonts w:ascii="Arial Narrow" w:eastAsia="Arial Narrow" w:hAnsi="Arial Narrow" w:cs="Arial Narrow"/>
          <w:b/>
          <w:sz w:val="80"/>
          <w:szCs w:val="80"/>
        </w:rPr>
      </w:pPr>
      <w:r>
        <w:rPr>
          <w:rFonts w:ascii="Arial Narrow" w:eastAsia="Arial Narrow" w:hAnsi="Arial Narrow" w:cs="Arial Narrow"/>
          <w:b/>
          <w:sz w:val="80"/>
          <w:szCs w:val="80"/>
        </w:rPr>
        <w:t>TECHNICAL DESIGN DOCUMENT</w:t>
      </w:r>
    </w:p>
    <w:p w14:paraId="1FDF5C02" w14:textId="77777777" w:rsidR="007C3C4F" w:rsidRDefault="007C3C4F">
      <w:pPr>
        <w:rPr>
          <w:rFonts w:hint="eastAsia"/>
        </w:rPr>
      </w:pPr>
    </w:p>
    <w:p w14:paraId="56D98EF8" w14:textId="77777777" w:rsidR="007C3C4F" w:rsidRDefault="00000000">
      <w:pPr>
        <w:rPr>
          <w:rFonts w:hint="eastAsia"/>
          <w:sz w:val="60"/>
          <w:szCs w:val="60"/>
        </w:rPr>
      </w:pPr>
      <w:r>
        <w:br w:type="page"/>
      </w:r>
    </w:p>
    <w:p w14:paraId="734E9C8D" w14:textId="6D85F0D4" w:rsidR="007C3C4F" w:rsidRDefault="007C3C4F">
      <w:pPr>
        <w:spacing w:before="85"/>
        <w:ind w:left="120"/>
        <w:rPr>
          <w:rFonts w:hint="eastAsia"/>
          <w:sz w:val="60"/>
          <w:szCs w:val="60"/>
        </w:rPr>
        <w:sectPr w:rsidR="007C3C4F">
          <w:headerReference w:type="default" r:id="rId8"/>
          <w:pgSz w:w="12240" w:h="15840"/>
          <w:pgMar w:top="1440" w:right="1440" w:bottom="1440" w:left="1440" w:header="0" w:footer="0" w:gutter="0"/>
          <w:pgNumType w:start="1"/>
          <w:cols w:space="720"/>
        </w:sectPr>
      </w:pPr>
    </w:p>
    <w:p w14:paraId="29D8D2F9" w14:textId="77777777" w:rsidR="007C3C4F" w:rsidRDefault="007C3C4F">
      <w:pPr>
        <w:pBdr>
          <w:top w:val="nil"/>
          <w:left w:val="nil"/>
          <w:bottom w:val="nil"/>
          <w:right w:val="nil"/>
          <w:between w:val="nil"/>
        </w:pBdr>
        <w:spacing w:line="276" w:lineRule="auto"/>
        <w:rPr>
          <w:rFonts w:hint="eastAsia"/>
          <w:color w:val="000000"/>
          <w:sz w:val="20"/>
          <w:szCs w:val="20"/>
        </w:rPr>
      </w:pPr>
    </w:p>
    <w:sdt>
      <w:sdtPr>
        <w:rPr>
          <w:rFonts w:ascii="Helvetica Neue" w:eastAsia="Helvetica Neue" w:hAnsi="Helvetica Neue" w:cs="Helvetica Neue"/>
          <w:color w:val="auto"/>
          <w:sz w:val="22"/>
          <w:szCs w:val="22"/>
          <w:lang w:val="en-GB" w:eastAsia="zh-CN"/>
        </w:rPr>
        <w:id w:val="1076166507"/>
        <w:docPartObj>
          <w:docPartGallery w:val="Table of Contents"/>
          <w:docPartUnique/>
        </w:docPartObj>
      </w:sdtPr>
      <w:sdtEndPr>
        <w:rPr>
          <w:rFonts w:eastAsia="SimSun"/>
          <w:b/>
          <w:bCs/>
          <w:noProof/>
        </w:rPr>
      </w:sdtEndPr>
      <w:sdtContent>
        <w:p w14:paraId="0EEEDBE7" w14:textId="69E20CD0" w:rsidR="000C734E" w:rsidRDefault="000C734E">
          <w:pPr>
            <w:pStyle w:val="TOCHeading"/>
          </w:pPr>
          <w:r>
            <w:t>Contents</w:t>
          </w:r>
        </w:p>
        <w:p w14:paraId="4124CC64" w14:textId="762B59E8" w:rsidR="006F72E1" w:rsidRDefault="000C734E">
          <w:pPr>
            <w:pStyle w:val="TOC2"/>
            <w:tabs>
              <w:tab w:val="right" w:leader="dot" w:pos="9350"/>
            </w:tabs>
            <w:rPr>
              <w:rFonts w:asciiTheme="minorHAnsi" w:eastAsiaTheme="minorEastAsia" w:hAnsiTheme="minorHAnsi" w:cstheme="minorBidi"/>
              <w:noProof/>
              <w:kern w:val="2"/>
              <w:sz w:val="24"/>
              <w:szCs w:val="24"/>
              <w:lang w:val="en-SG"/>
              <w14:ligatures w14:val="standardContextual"/>
            </w:rPr>
          </w:pPr>
          <w:r>
            <w:fldChar w:fldCharType="begin"/>
          </w:r>
          <w:r>
            <w:instrText xml:space="preserve"> TOC \o "1-3" \h \z \u </w:instrText>
          </w:r>
          <w:r>
            <w:fldChar w:fldCharType="separate"/>
          </w:r>
          <w:hyperlink w:anchor="_Toc173855273" w:history="1">
            <w:r w:rsidR="006F72E1" w:rsidRPr="00537F50">
              <w:rPr>
                <w:rStyle w:val="Hyperlink"/>
                <w:noProof/>
              </w:rPr>
              <w:t>Random notes I took from library books</w:t>
            </w:r>
            <w:r w:rsidR="006F72E1">
              <w:rPr>
                <w:noProof/>
                <w:webHidden/>
              </w:rPr>
              <w:tab/>
            </w:r>
            <w:r w:rsidR="006F72E1">
              <w:rPr>
                <w:noProof/>
                <w:webHidden/>
              </w:rPr>
              <w:fldChar w:fldCharType="begin"/>
            </w:r>
            <w:r w:rsidR="006F72E1">
              <w:rPr>
                <w:noProof/>
                <w:webHidden/>
              </w:rPr>
              <w:instrText xml:space="preserve"> PAGEREF _Toc173855273 \h </w:instrText>
            </w:r>
            <w:r w:rsidR="006F72E1">
              <w:rPr>
                <w:noProof/>
                <w:webHidden/>
              </w:rPr>
            </w:r>
            <w:r w:rsidR="006F72E1">
              <w:rPr>
                <w:noProof/>
                <w:webHidden/>
              </w:rPr>
              <w:fldChar w:fldCharType="separate"/>
            </w:r>
            <w:r w:rsidR="006F72E1">
              <w:rPr>
                <w:rFonts w:hint="eastAsia"/>
                <w:noProof/>
                <w:webHidden/>
              </w:rPr>
              <w:t>9</w:t>
            </w:r>
            <w:r w:rsidR="006F72E1">
              <w:rPr>
                <w:noProof/>
                <w:webHidden/>
              </w:rPr>
              <w:fldChar w:fldCharType="end"/>
            </w:r>
          </w:hyperlink>
        </w:p>
        <w:p w14:paraId="3BC1EFC5" w14:textId="7A24BB99" w:rsidR="006F72E1" w:rsidRDefault="00000000">
          <w:pPr>
            <w:pStyle w:val="TOC2"/>
            <w:tabs>
              <w:tab w:val="right" w:leader="dot" w:pos="9350"/>
            </w:tabs>
            <w:rPr>
              <w:rFonts w:asciiTheme="minorHAnsi" w:eastAsiaTheme="minorEastAsia" w:hAnsiTheme="minorHAnsi" w:cstheme="minorBidi"/>
              <w:noProof/>
              <w:kern w:val="2"/>
              <w:sz w:val="24"/>
              <w:szCs w:val="24"/>
              <w:lang w:val="en-SG"/>
              <w14:ligatures w14:val="standardContextual"/>
            </w:rPr>
          </w:pPr>
          <w:hyperlink w:anchor="_Toc173855274" w:history="1">
            <w:r w:rsidR="006F72E1" w:rsidRPr="00537F50">
              <w:rPr>
                <w:rStyle w:val="Hyperlink"/>
                <w:noProof/>
              </w:rPr>
              <w:t>Player</w:t>
            </w:r>
            <w:r w:rsidR="006F72E1">
              <w:rPr>
                <w:noProof/>
                <w:webHidden/>
              </w:rPr>
              <w:tab/>
            </w:r>
            <w:r w:rsidR="006F72E1">
              <w:rPr>
                <w:noProof/>
                <w:webHidden/>
              </w:rPr>
              <w:fldChar w:fldCharType="begin"/>
            </w:r>
            <w:r w:rsidR="006F72E1">
              <w:rPr>
                <w:noProof/>
                <w:webHidden/>
              </w:rPr>
              <w:instrText xml:space="preserve"> PAGEREF _Toc173855274 \h </w:instrText>
            </w:r>
            <w:r w:rsidR="006F72E1">
              <w:rPr>
                <w:noProof/>
                <w:webHidden/>
              </w:rPr>
            </w:r>
            <w:r w:rsidR="006F72E1">
              <w:rPr>
                <w:noProof/>
                <w:webHidden/>
              </w:rPr>
              <w:fldChar w:fldCharType="separate"/>
            </w:r>
            <w:r w:rsidR="006F72E1">
              <w:rPr>
                <w:rFonts w:hint="eastAsia"/>
                <w:noProof/>
                <w:webHidden/>
              </w:rPr>
              <w:t>11</w:t>
            </w:r>
            <w:r w:rsidR="006F72E1">
              <w:rPr>
                <w:noProof/>
                <w:webHidden/>
              </w:rPr>
              <w:fldChar w:fldCharType="end"/>
            </w:r>
          </w:hyperlink>
        </w:p>
        <w:p w14:paraId="1A18316F" w14:textId="7E69810C" w:rsidR="006F72E1" w:rsidRDefault="00000000">
          <w:pPr>
            <w:pStyle w:val="TOC2"/>
            <w:tabs>
              <w:tab w:val="right" w:leader="dot" w:pos="9350"/>
            </w:tabs>
            <w:rPr>
              <w:rFonts w:asciiTheme="minorHAnsi" w:eastAsiaTheme="minorEastAsia" w:hAnsiTheme="minorHAnsi" w:cstheme="minorBidi"/>
              <w:noProof/>
              <w:kern w:val="2"/>
              <w:sz w:val="24"/>
              <w:szCs w:val="24"/>
              <w:lang w:val="en-SG"/>
              <w14:ligatures w14:val="standardContextual"/>
            </w:rPr>
          </w:pPr>
          <w:hyperlink w:anchor="_Toc173855275" w:history="1">
            <w:r w:rsidR="006F72E1" w:rsidRPr="00537F50">
              <w:rPr>
                <w:rStyle w:val="Hyperlink"/>
                <w:noProof/>
              </w:rPr>
              <w:t>Ally</w:t>
            </w:r>
            <w:r w:rsidR="006F72E1">
              <w:rPr>
                <w:noProof/>
                <w:webHidden/>
              </w:rPr>
              <w:tab/>
            </w:r>
            <w:r w:rsidR="006F72E1">
              <w:rPr>
                <w:noProof/>
                <w:webHidden/>
              </w:rPr>
              <w:fldChar w:fldCharType="begin"/>
            </w:r>
            <w:r w:rsidR="006F72E1">
              <w:rPr>
                <w:noProof/>
                <w:webHidden/>
              </w:rPr>
              <w:instrText xml:space="preserve"> PAGEREF _Toc173855275 \h </w:instrText>
            </w:r>
            <w:r w:rsidR="006F72E1">
              <w:rPr>
                <w:noProof/>
                <w:webHidden/>
              </w:rPr>
            </w:r>
            <w:r w:rsidR="006F72E1">
              <w:rPr>
                <w:noProof/>
                <w:webHidden/>
              </w:rPr>
              <w:fldChar w:fldCharType="separate"/>
            </w:r>
            <w:r w:rsidR="006F72E1">
              <w:rPr>
                <w:rFonts w:hint="eastAsia"/>
                <w:noProof/>
                <w:webHidden/>
              </w:rPr>
              <w:t>12</w:t>
            </w:r>
            <w:r w:rsidR="006F72E1">
              <w:rPr>
                <w:noProof/>
                <w:webHidden/>
              </w:rPr>
              <w:fldChar w:fldCharType="end"/>
            </w:r>
          </w:hyperlink>
        </w:p>
        <w:p w14:paraId="2D2D3323" w14:textId="0166AD3A" w:rsidR="006F72E1" w:rsidRDefault="00000000">
          <w:pPr>
            <w:pStyle w:val="TOC2"/>
            <w:tabs>
              <w:tab w:val="right" w:leader="dot" w:pos="9350"/>
            </w:tabs>
            <w:rPr>
              <w:rFonts w:asciiTheme="minorHAnsi" w:eastAsiaTheme="minorEastAsia" w:hAnsiTheme="minorHAnsi" w:cstheme="minorBidi"/>
              <w:noProof/>
              <w:kern w:val="2"/>
              <w:sz w:val="24"/>
              <w:szCs w:val="24"/>
              <w:lang w:val="en-SG"/>
              <w14:ligatures w14:val="standardContextual"/>
            </w:rPr>
          </w:pPr>
          <w:hyperlink w:anchor="_Toc173855276" w:history="1">
            <w:r w:rsidR="006F72E1" w:rsidRPr="00537F50">
              <w:rPr>
                <w:rStyle w:val="Hyperlink"/>
                <w:noProof/>
              </w:rPr>
              <w:t>Enemies</w:t>
            </w:r>
            <w:r w:rsidR="006F72E1">
              <w:rPr>
                <w:noProof/>
                <w:webHidden/>
              </w:rPr>
              <w:tab/>
            </w:r>
            <w:r w:rsidR="006F72E1">
              <w:rPr>
                <w:noProof/>
                <w:webHidden/>
              </w:rPr>
              <w:fldChar w:fldCharType="begin"/>
            </w:r>
            <w:r w:rsidR="006F72E1">
              <w:rPr>
                <w:noProof/>
                <w:webHidden/>
              </w:rPr>
              <w:instrText xml:space="preserve"> PAGEREF _Toc173855276 \h </w:instrText>
            </w:r>
            <w:r w:rsidR="006F72E1">
              <w:rPr>
                <w:noProof/>
                <w:webHidden/>
              </w:rPr>
            </w:r>
            <w:r w:rsidR="006F72E1">
              <w:rPr>
                <w:noProof/>
                <w:webHidden/>
              </w:rPr>
              <w:fldChar w:fldCharType="separate"/>
            </w:r>
            <w:r w:rsidR="006F72E1">
              <w:rPr>
                <w:rFonts w:hint="eastAsia"/>
                <w:noProof/>
                <w:webHidden/>
              </w:rPr>
              <w:t>12</w:t>
            </w:r>
            <w:r w:rsidR="006F72E1">
              <w:rPr>
                <w:noProof/>
                <w:webHidden/>
              </w:rPr>
              <w:fldChar w:fldCharType="end"/>
            </w:r>
          </w:hyperlink>
        </w:p>
        <w:p w14:paraId="3A0F87F4" w14:textId="1B891AFD" w:rsidR="006F72E1" w:rsidRDefault="00000000">
          <w:pPr>
            <w:pStyle w:val="TOC3"/>
            <w:tabs>
              <w:tab w:val="right" w:leader="dot" w:pos="9350"/>
            </w:tabs>
            <w:rPr>
              <w:rFonts w:asciiTheme="minorHAnsi" w:eastAsiaTheme="minorEastAsia" w:hAnsiTheme="minorHAnsi" w:cstheme="minorBidi"/>
              <w:noProof/>
              <w:kern w:val="2"/>
              <w:sz w:val="24"/>
              <w:szCs w:val="24"/>
              <w:lang w:val="en-SG"/>
              <w14:ligatures w14:val="standardContextual"/>
            </w:rPr>
          </w:pPr>
          <w:hyperlink w:anchor="_Toc173855277" w:history="1">
            <w:r w:rsidR="006F72E1" w:rsidRPr="00537F50">
              <w:rPr>
                <w:rStyle w:val="Hyperlink"/>
                <w:noProof/>
              </w:rPr>
              <w:t>Advanced enemy</w:t>
            </w:r>
            <w:r w:rsidR="006F72E1">
              <w:rPr>
                <w:noProof/>
                <w:webHidden/>
              </w:rPr>
              <w:tab/>
            </w:r>
            <w:r w:rsidR="006F72E1">
              <w:rPr>
                <w:noProof/>
                <w:webHidden/>
              </w:rPr>
              <w:fldChar w:fldCharType="begin"/>
            </w:r>
            <w:r w:rsidR="006F72E1">
              <w:rPr>
                <w:noProof/>
                <w:webHidden/>
              </w:rPr>
              <w:instrText xml:space="preserve"> PAGEREF _Toc173855277 \h </w:instrText>
            </w:r>
            <w:r w:rsidR="006F72E1">
              <w:rPr>
                <w:noProof/>
                <w:webHidden/>
              </w:rPr>
            </w:r>
            <w:r w:rsidR="006F72E1">
              <w:rPr>
                <w:noProof/>
                <w:webHidden/>
              </w:rPr>
              <w:fldChar w:fldCharType="separate"/>
            </w:r>
            <w:r w:rsidR="006F72E1">
              <w:rPr>
                <w:rFonts w:hint="eastAsia"/>
                <w:noProof/>
                <w:webHidden/>
              </w:rPr>
              <w:t>15</w:t>
            </w:r>
            <w:r w:rsidR="006F72E1">
              <w:rPr>
                <w:noProof/>
                <w:webHidden/>
              </w:rPr>
              <w:fldChar w:fldCharType="end"/>
            </w:r>
          </w:hyperlink>
        </w:p>
        <w:p w14:paraId="00DF6500" w14:textId="3B09B405" w:rsidR="006F72E1" w:rsidRDefault="00000000">
          <w:pPr>
            <w:pStyle w:val="TOC3"/>
            <w:tabs>
              <w:tab w:val="right" w:leader="dot" w:pos="9350"/>
            </w:tabs>
            <w:rPr>
              <w:rFonts w:asciiTheme="minorHAnsi" w:eastAsiaTheme="minorEastAsia" w:hAnsiTheme="minorHAnsi" w:cstheme="minorBidi"/>
              <w:noProof/>
              <w:kern w:val="2"/>
              <w:sz w:val="24"/>
              <w:szCs w:val="24"/>
              <w:lang w:val="en-SG"/>
              <w14:ligatures w14:val="standardContextual"/>
            </w:rPr>
          </w:pPr>
          <w:hyperlink w:anchor="_Toc173855278" w:history="1">
            <w:r w:rsidR="006F72E1" w:rsidRPr="00537F50">
              <w:rPr>
                <w:rStyle w:val="Hyperlink"/>
                <w:noProof/>
              </w:rPr>
              <w:t>Enemy categories</w:t>
            </w:r>
            <w:r w:rsidR="006F72E1">
              <w:rPr>
                <w:noProof/>
                <w:webHidden/>
              </w:rPr>
              <w:tab/>
            </w:r>
            <w:r w:rsidR="006F72E1">
              <w:rPr>
                <w:noProof/>
                <w:webHidden/>
              </w:rPr>
              <w:fldChar w:fldCharType="begin"/>
            </w:r>
            <w:r w:rsidR="006F72E1">
              <w:rPr>
                <w:noProof/>
                <w:webHidden/>
              </w:rPr>
              <w:instrText xml:space="preserve"> PAGEREF _Toc173855278 \h </w:instrText>
            </w:r>
            <w:r w:rsidR="006F72E1">
              <w:rPr>
                <w:noProof/>
                <w:webHidden/>
              </w:rPr>
            </w:r>
            <w:r w:rsidR="006F72E1">
              <w:rPr>
                <w:noProof/>
                <w:webHidden/>
              </w:rPr>
              <w:fldChar w:fldCharType="separate"/>
            </w:r>
            <w:r w:rsidR="006F72E1">
              <w:rPr>
                <w:rFonts w:hint="eastAsia"/>
                <w:noProof/>
                <w:webHidden/>
              </w:rPr>
              <w:t>15</w:t>
            </w:r>
            <w:r w:rsidR="006F72E1">
              <w:rPr>
                <w:noProof/>
                <w:webHidden/>
              </w:rPr>
              <w:fldChar w:fldCharType="end"/>
            </w:r>
          </w:hyperlink>
        </w:p>
        <w:p w14:paraId="15325DCF" w14:textId="776A58B3" w:rsidR="006F72E1" w:rsidRDefault="00000000">
          <w:pPr>
            <w:pStyle w:val="TOC2"/>
            <w:tabs>
              <w:tab w:val="right" w:leader="dot" w:pos="9350"/>
            </w:tabs>
            <w:rPr>
              <w:rFonts w:asciiTheme="minorHAnsi" w:eastAsiaTheme="minorEastAsia" w:hAnsiTheme="minorHAnsi" w:cstheme="minorBidi"/>
              <w:noProof/>
              <w:kern w:val="2"/>
              <w:sz w:val="24"/>
              <w:szCs w:val="24"/>
              <w:lang w:val="en-SG"/>
              <w14:ligatures w14:val="standardContextual"/>
            </w:rPr>
          </w:pPr>
          <w:hyperlink w:anchor="_Toc173855279" w:history="1">
            <w:r w:rsidR="006F72E1" w:rsidRPr="00537F50">
              <w:rPr>
                <w:rStyle w:val="Hyperlink"/>
                <w:noProof/>
              </w:rPr>
              <w:t>Entity</w:t>
            </w:r>
            <w:r w:rsidR="006F72E1">
              <w:rPr>
                <w:noProof/>
                <w:webHidden/>
              </w:rPr>
              <w:tab/>
            </w:r>
            <w:r w:rsidR="006F72E1">
              <w:rPr>
                <w:noProof/>
                <w:webHidden/>
              </w:rPr>
              <w:fldChar w:fldCharType="begin"/>
            </w:r>
            <w:r w:rsidR="006F72E1">
              <w:rPr>
                <w:noProof/>
                <w:webHidden/>
              </w:rPr>
              <w:instrText xml:space="preserve"> PAGEREF _Toc173855279 \h </w:instrText>
            </w:r>
            <w:r w:rsidR="006F72E1">
              <w:rPr>
                <w:noProof/>
                <w:webHidden/>
              </w:rPr>
            </w:r>
            <w:r w:rsidR="006F72E1">
              <w:rPr>
                <w:noProof/>
                <w:webHidden/>
              </w:rPr>
              <w:fldChar w:fldCharType="separate"/>
            </w:r>
            <w:r w:rsidR="006F72E1">
              <w:rPr>
                <w:rFonts w:hint="eastAsia"/>
                <w:noProof/>
                <w:webHidden/>
              </w:rPr>
              <w:t>15</w:t>
            </w:r>
            <w:r w:rsidR="006F72E1">
              <w:rPr>
                <w:noProof/>
                <w:webHidden/>
              </w:rPr>
              <w:fldChar w:fldCharType="end"/>
            </w:r>
          </w:hyperlink>
        </w:p>
        <w:p w14:paraId="48459981" w14:textId="5CDB6644" w:rsidR="006F72E1" w:rsidRDefault="00000000">
          <w:pPr>
            <w:pStyle w:val="TOC3"/>
            <w:tabs>
              <w:tab w:val="right" w:leader="dot" w:pos="9350"/>
            </w:tabs>
            <w:rPr>
              <w:rFonts w:asciiTheme="minorHAnsi" w:eastAsiaTheme="minorEastAsia" w:hAnsiTheme="minorHAnsi" w:cstheme="minorBidi"/>
              <w:noProof/>
              <w:kern w:val="2"/>
              <w:sz w:val="24"/>
              <w:szCs w:val="24"/>
              <w:lang w:val="en-SG"/>
              <w14:ligatures w14:val="standardContextual"/>
            </w:rPr>
          </w:pPr>
          <w:hyperlink w:anchor="_Toc173855280" w:history="1">
            <w:r w:rsidR="006F72E1" w:rsidRPr="00537F50">
              <w:rPr>
                <w:rStyle w:val="Hyperlink"/>
                <w:noProof/>
              </w:rPr>
              <w:t>Entity manager</w:t>
            </w:r>
            <w:r w:rsidR="006F72E1">
              <w:rPr>
                <w:noProof/>
                <w:webHidden/>
              </w:rPr>
              <w:tab/>
            </w:r>
            <w:r w:rsidR="006F72E1">
              <w:rPr>
                <w:noProof/>
                <w:webHidden/>
              </w:rPr>
              <w:fldChar w:fldCharType="begin"/>
            </w:r>
            <w:r w:rsidR="006F72E1">
              <w:rPr>
                <w:noProof/>
                <w:webHidden/>
              </w:rPr>
              <w:instrText xml:space="preserve"> PAGEREF _Toc173855280 \h </w:instrText>
            </w:r>
            <w:r w:rsidR="006F72E1">
              <w:rPr>
                <w:noProof/>
                <w:webHidden/>
              </w:rPr>
            </w:r>
            <w:r w:rsidR="006F72E1">
              <w:rPr>
                <w:noProof/>
                <w:webHidden/>
              </w:rPr>
              <w:fldChar w:fldCharType="separate"/>
            </w:r>
            <w:r w:rsidR="006F72E1">
              <w:rPr>
                <w:rFonts w:hint="eastAsia"/>
                <w:noProof/>
                <w:webHidden/>
              </w:rPr>
              <w:t>15</w:t>
            </w:r>
            <w:r w:rsidR="006F72E1">
              <w:rPr>
                <w:noProof/>
                <w:webHidden/>
              </w:rPr>
              <w:fldChar w:fldCharType="end"/>
            </w:r>
          </w:hyperlink>
        </w:p>
        <w:p w14:paraId="311EBDE6" w14:textId="6A0D495D" w:rsidR="006F72E1" w:rsidRDefault="00000000">
          <w:pPr>
            <w:pStyle w:val="TOC3"/>
            <w:tabs>
              <w:tab w:val="right" w:leader="dot" w:pos="9350"/>
            </w:tabs>
            <w:rPr>
              <w:rFonts w:asciiTheme="minorHAnsi" w:eastAsiaTheme="minorEastAsia" w:hAnsiTheme="minorHAnsi" w:cstheme="minorBidi"/>
              <w:noProof/>
              <w:kern w:val="2"/>
              <w:sz w:val="24"/>
              <w:szCs w:val="24"/>
              <w:lang w:val="en-SG"/>
              <w14:ligatures w14:val="standardContextual"/>
            </w:rPr>
          </w:pPr>
          <w:hyperlink w:anchor="_Toc173855281" w:history="1">
            <w:r w:rsidR="006F72E1" w:rsidRPr="00537F50">
              <w:rPr>
                <w:rStyle w:val="Hyperlink"/>
                <w:noProof/>
              </w:rPr>
              <w:t>Class changer</w:t>
            </w:r>
            <w:r w:rsidR="006F72E1">
              <w:rPr>
                <w:noProof/>
                <w:webHidden/>
              </w:rPr>
              <w:tab/>
            </w:r>
            <w:r w:rsidR="006F72E1">
              <w:rPr>
                <w:noProof/>
                <w:webHidden/>
              </w:rPr>
              <w:fldChar w:fldCharType="begin"/>
            </w:r>
            <w:r w:rsidR="006F72E1">
              <w:rPr>
                <w:noProof/>
                <w:webHidden/>
              </w:rPr>
              <w:instrText xml:space="preserve"> PAGEREF _Toc173855281 \h </w:instrText>
            </w:r>
            <w:r w:rsidR="006F72E1">
              <w:rPr>
                <w:noProof/>
                <w:webHidden/>
              </w:rPr>
            </w:r>
            <w:r w:rsidR="006F72E1">
              <w:rPr>
                <w:noProof/>
                <w:webHidden/>
              </w:rPr>
              <w:fldChar w:fldCharType="separate"/>
            </w:r>
            <w:r w:rsidR="006F72E1">
              <w:rPr>
                <w:rFonts w:hint="eastAsia"/>
                <w:noProof/>
                <w:webHidden/>
              </w:rPr>
              <w:t>18</w:t>
            </w:r>
            <w:r w:rsidR="006F72E1">
              <w:rPr>
                <w:noProof/>
                <w:webHidden/>
              </w:rPr>
              <w:fldChar w:fldCharType="end"/>
            </w:r>
          </w:hyperlink>
        </w:p>
        <w:p w14:paraId="0367DC0D" w14:textId="576EF530" w:rsidR="006F72E1" w:rsidRDefault="00000000">
          <w:pPr>
            <w:pStyle w:val="TOC2"/>
            <w:tabs>
              <w:tab w:val="right" w:leader="dot" w:pos="9350"/>
            </w:tabs>
            <w:rPr>
              <w:rFonts w:asciiTheme="minorHAnsi" w:eastAsiaTheme="minorEastAsia" w:hAnsiTheme="minorHAnsi" w:cstheme="minorBidi"/>
              <w:noProof/>
              <w:kern w:val="2"/>
              <w:sz w:val="24"/>
              <w:szCs w:val="24"/>
              <w:lang w:val="en-SG"/>
              <w14:ligatures w14:val="standardContextual"/>
            </w:rPr>
          </w:pPr>
          <w:hyperlink w:anchor="_Toc173855282" w:history="1">
            <w:r w:rsidR="006F72E1" w:rsidRPr="00537F50">
              <w:rPr>
                <w:rStyle w:val="Hyperlink"/>
                <w:noProof/>
              </w:rPr>
              <w:t>Inventory</w:t>
            </w:r>
            <w:r w:rsidR="006F72E1">
              <w:rPr>
                <w:noProof/>
                <w:webHidden/>
              </w:rPr>
              <w:tab/>
            </w:r>
            <w:r w:rsidR="006F72E1">
              <w:rPr>
                <w:noProof/>
                <w:webHidden/>
              </w:rPr>
              <w:fldChar w:fldCharType="begin"/>
            </w:r>
            <w:r w:rsidR="006F72E1">
              <w:rPr>
                <w:noProof/>
                <w:webHidden/>
              </w:rPr>
              <w:instrText xml:space="preserve"> PAGEREF _Toc173855282 \h </w:instrText>
            </w:r>
            <w:r w:rsidR="006F72E1">
              <w:rPr>
                <w:noProof/>
                <w:webHidden/>
              </w:rPr>
            </w:r>
            <w:r w:rsidR="006F72E1">
              <w:rPr>
                <w:noProof/>
                <w:webHidden/>
              </w:rPr>
              <w:fldChar w:fldCharType="separate"/>
            </w:r>
            <w:r w:rsidR="006F72E1">
              <w:rPr>
                <w:rFonts w:hint="eastAsia"/>
                <w:noProof/>
                <w:webHidden/>
              </w:rPr>
              <w:t>22</w:t>
            </w:r>
            <w:r w:rsidR="006F72E1">
              <w:rPr>
                <w:noProof/>
                <w:webHidden/>
              </w:rPr>
              <w:fldChar w:fldCharType="end"/>
            </w:r>
          </w:hyperlink>
        </w:p>
        <w:p w14:paraId="42719ABE" w14:textId="6BBE1DEF" w:rsidR="006F72E1" w:rsidRDefault="00000000">
          <w:pPr>
            <w:pStyle w:val="TOC2"/>
            <w:tabs>
              <w:tab w:val="right" w:leader="dot" w:pos="9350"/>
            </w:tabs>
            <w:rPr>
              <w:rFonts w:asciiTheme="minorHAnsi" w:eastAsiaTheme="minorEastAsia" w:hAnsiTheme="minorHAnsi" w:cstheme="minorBidi"/>
              <w:noProof/>
              <w:kern w:val="2"/>
              <w:sz w:val="24"/>
              <w:szCs w:val="24"/>
              <w:lang w:val="en-SG"/>
              <w14:ligatures w14:val="standardContextual"/>
            </w:rPr>
          </w:pPr>
          <w:hyperlink w:anchor="_Toc173855283" w:history="1">
            <w:r w:rsidR="006F72E1" w:rsidRPr="00537F50">
              <w:rPr>
                <w:rStyle w:val="Hyperlink"/>
                <w:noProof/>
              </w:rPr>
              <w:t>weapons</w:t>
            </w:r>
            <w:r w:rsidR="006F72E1">
              <w:rPr>
                <w:noProof/>
                <w:webHidden/>
              </w:rPr>
              <w:tab/>
            </w:r>
            <w:r w:rsidR="006F72E1">
              <w:rPr>
                <w:noProof/>
                <w:webHidden/>
              </w:rPr>
              <w:fldChar w:fldCharType="begin"/>
            </w:r>
            <w:r w:rsidR="006F72E1">
              <w:rPr>
                <w:noProof/>
                <w:webHidden/>
              </w:rPr>
              <w:instrText xml:space="preserve"> PAGEREF _Toc173855283 \h </w:instrText>
            </w:r>
            <w:r w:rsidR="006F72E1">
              <w:rPr>
                <w:noProof/>
                <w:webHidden/>
              </w:rPr>
            </w:r>
            <w:r w:rsidR="006F72E1">
              <w:rPr>
                <w:noProof/>
                <w:webHidden/>
              </w:rPr>
              <w:fldChar w:fldCharType="separate"/>
            </w:r>
            <w:r w:rsidR="006F72E1">
              <w:rPr>
                <w:rFonts w:hint="eastAsia"/>
                <w:noProof/>
                <w:webHidden/>
              </w:rPr>
              <w:t>24</w:t>
            </w:r>
            <w:r w:rsidR="006F72E1">
              <w:rPr>
                <w:noProof/>
                <w:webHidden/>
              </w:rPr>
              <w:fldChar w:fldCharType="end"/>
            </w:r>
          </w:hyperlink>
        </w:p>
        <w:p w14:paraId="1B4A3175" w14:textId="07200DF3" w:rsidR="006F72E1" w:rsidRDefault="00000000">
          <w:pPr>
            <w:pStyle w:val="TOC2"/>
            <w:tabs>
              <w:tab w:val="right" w:leader="dot" w:pos="9350"/>
            </w:tabs>
            <w:rPr>
              <w:rFonts w:asciiTheme="minorHAnsi" w:eastAsiaTheme="minorEastAsia" w:hAnsiTheme="minorHAnsi" w:cstheme="minorBidi"/>
              <w:noProof/>
              <w:kern w:val="2"/>
              <w:sz w:val="24"/>
              <w:szCs w:val="24"/>
              <w:lang w:val="en-SG"/>
              <w14:ligatures w14:val="standardContextual"/>
            </w:rPr>
          </w:pPr>
          <w:hyperlink w:anchor="_Toc173855284" w:history="1">
            <w:r w:rsidR="006F72E1" w:rsidRPr="00537F50">
              <w:rPr>
                <w:rStyle w:val="Hyperlink"/>
                <w:noProof/>
              </w:rPr>
              <w:t>UI</w:t>
            </w:r>
            <w:r w:rsidR="006F72E1">
              <w:rPr>
                <w:noProof/>
                <w:webHidden/>
              </w:rPr>
              <w:tab/>
            </w:r>
            <w:r w:rsidR="006F72E1">
              <w:rPr>
                <w:noProof/>
                <w:webHidden/>
              </w:rPr>
              <w:fldChar w:fldCharType="begin"/>
            </w:r>
            <w:r w:rsidR="006F72E1">
              <w:rPr>
                <w:noProof/>
                <w:webHidden/>
              </w:rPr>
              <w:instrText xml:space="preserve"> PAGEREF _Toc173855284 \h </w:instrText>
            </w:r>
            <w:r w:rsidR="006F72E1">
              <w:rPr>
                <w:noProof/>
                <w:webHidden/>
              </w:rPr>
            </w:r>
            <w:r w:rsidR="006F72E1">
              <w:rPr>
                <w:noProof/>
                <w:webHidden/>
              </w:rPr>
              <w:fldChar w:fldCharType="separate"/>
            </w:r>
            <w:r w:rsidR="006F72E1">
              <w:rPr>
                <w:rFonts w:hint="eastAsia"/>
                <w:noProof/>
                <w:webHidden/>
              </w:rPr>
              <w:t>25</w:t>
            </w:r>
            <w:r w:rsidR="006F72E1">
              <w:rPr>
                <w:noProof/>
                <w:webHidden/>
              </w:rPr>
              <w:fldChar w:fldCharType="end"/>
            </w:r>
          </w:hyperlink>
        </w:p>
        <w:p w14:paraId="7C76D7B3" w14:textId="08582575" w:rsidR="000C734E" w:rsidRDefault="000C734E">
          <w:pPr>
            <w:rPr>
              <w:rFonts w:hint="eastAsia"/>
            </w:rPr>
          </w:pPr>
          <w:r>
            <w:rPr>
              <w:b/>
              <w:bCs/>
              <w:noProof/>
            </w:rPr>
            <w:fldChar w:fldCharType="end"/>
          </w:r>
        </w:p>
      </w:sdtContent>
    </w:sdt>
    <w:p w14:paraId="3B862E92" w14:textId="77777777" w:rsidR="007C3C4F" w:rsidRDefault="007C3C4F">
      <w:pPr>
        <w:pBdr>
          <w:top w:val="nil"/>
          <w:left w:val="nil"/>
          <w:bottom w:val="nil"/>
          <w:right w:val="nil"/>
          <w:between w:val="nil"/>
        </w:pBdr>
        <w:spacing w:before="180"/>
        <w:jc w:val="both"/>
        <w:rPr>
          <w:rFonts w:ascii="Arial" w:eastAsia="Arial" w:hAnsi="Arial" w:cs="Arial"/>
          <w:color w:val="555759"/>
          <w:sz w:val="20"/>
          <w:szCs w:val="20"/>
        </w:rPr>
        <w:sectPr w:rsidR="007C3C4F">
          <w:headerReference w:type="default" r:id="rId9"/>
          <w:footerReference w:type="default" r:id="rId10"/>
          <w:pgSz w:w="12240" w:h="15840"/>
          <w:pgMar w:top="1440" w:right="1440" w:bottom="1440" w:left="1440" w:header="0" w:footer="696" w:gutter="0"/>
          <w:pgNumType w:start="6"/>
          <w:cols w:space="720"/>
        </w:sectPr>
      </w:pPr>
    </w:p>
    <w:p w14:paraId="128A048D" w14:textId="34F5A15C" w:rsidR="00331988" w:rsidRDefault="006F72E1" w:rsidP="006F72E1">
      <w:pPr>
        <w:pStyle w:val="Heading2"/>
        <w:ind w:left="0"/>
      </w:pPr>
      <w:bookmarkStart w:id="0" w:name="_Toc173855273"/>
      <w:r>
        <w:lastRenderedPageBreak/>
        <w:t>Random notes I took from library books</w:t>
      </w:r>
      <w:bookmarkEnd w:id="0"/>
    </w:p>
    <w:p w14:paraId="19E26210" w14:textId="77777777" w:rsidR="006F72E1" w:rsidRDefault="006F72E1">
      <w:pPr>
        <w:rPr>
          <w:rFonts w:ascii="Arial" w:eastAsia="Arial" w:hAnsi="Arial" w:cs="Arial"/>
          <w:color w:val="555759"/>
          <w:sz w:val="20"/>
          <w:szCs w:val="20"/>
        </w:rPr>
      </w:pPr>
    </w:p>
    <w:p w14:paraId="443E1D05" w14:textId="28EBA5DE" w:rsidR="00331988" w:rsidRDefault="00331988">
      <w:pPr>
        <w:rPr>
          <w:rFonts w:ascii="Arial" w:eastAsia="Arial" w:hAnsi="Arial" w:cs="Arial"/>
          <w:color w:val="555759"/>
          <w:sz w:val="20"/>
          <w:szCs w:val="20"/>
        </w:rPr>
      </w:pPr>
      <w:r>
        <w:rPr>
          <w:rFonts w:ascii="Arial" w:eastAsia="Arial" w:hAnsi="Arial" w:cs="Arial"/>
          <w:color w:val="555759"/>
          <w:sz w:val="20"/>
          <w:szCs w:val="20"/>
        </w:rPr>
        <w:t>A sense of presence is created through a combination of operator’s actions and the subsequent video, audio, and haptic feedback.</w:t>
      </w:r>
    </w:p>
    <w:p w14:paraId="065B34E8" w14:textId="41C0B913" w:rsidR="00331988" w:rsidRDefault="00331988">
      <w:pPr>
        <w:rPr>
          <w:rFonts w:ascii="Arial" w:eastAsia="Arial" w:hAnsi="Arial" w:cs="Arial"/>
          <w:color w:val="555759"/>
          <w:sz w:val="20"/>
          <w:szCs w:val="20"/>
        </w:rPr>
      </w:pPr>
      <w:r>
        <w:rPr>
          <w:rFonts w:ascii="Arial" w:eastAsia="Arial" w:hAnsi="Arial" w:cs="Arial"/>
          <w:color w:val="555759"/>
          <w:sz w:val="20"/>
          <w:szCs w:val="20"/>
        </w:rPr>
        <w:t xml:space="preserve">Most interactions with an environment are possible because we have an internalized knowledge of how various aspects of that environment work. </w:t>
      </w:r>
      <w:r w:rsidRPr="00331988">
        <w:rPr>
          <w:rFonts w:ascii="Arial" w:eastAsia="Arial" w:hAnsi="Arial" w:cs="Arial"/>
          <w:color w:val="555759"/>
          <w:sz w:val="20"/>
          <w:szCs w:val="20"/>
          <w:highlight w:val="yellow"/>
        </w:rPr>
        <w:t>When we are faced with experiences we cannot readily interpret, our mode of being becomes more critically removed, and we must actively think about what we are doing.</w:t>
      </w:r>
    </w:p>
    <w:p w14:paraId="26C14795" w14:textId="44513628" w:rsidR="007C3C4F" w:rsidRDefault="00331988">
      <w:pPr>
        <w:rPr>
          <w:rFonts w:ascii="Arial" w:eastAsia="Arial" w:hAnsi="Arial" w:cs="Arial"/>
          <w:color w:val="555759"/>
          <w:sz w:val="20"/>
          <w:szCs w:val="20"/>
        </w:rPr>
      </w:pPr>
      <w:r>
        <w:rPr>
          <w:rFonts w:ascii="Arial" w:eastAsia="Arial" w:hAnsi="Arial" w:cs="Arial"/>
          <w:color w:val="555759"/>
          <w:sz w:val="20"/>
          <w:szCs w:val="20"/>
        </w:rPr>
        <w:t>Prior experience, expectations, and knowledge form a crucial part of this interpretative relation.</w:t>
      </w:r>
    </w:p>
    <w:p w14:paraId="1FE14978" w14:textId="1D08C6FC" w:rsidR="00331988" w:rsidRDefault="00331988">
      <w:pPr>
        <w:rPr>
          <w:rFonts w:ascii="Arial" w:eastAsia="Arial" w:hAnsi="Arial" w:cs="Arial"/>
          <w:color w:val="555759"/>
          <w:sz w:val="20"/>
          <w:szCs w:val="20"/>
        </w:rPr>
      </w:pPr>
      <w:r>
        <w:rPr>
          <w:rFonts w:ascii="Arial" w:eastAsia="Arial" w:hAnsi="Arial" w:cs="Arial"/>
          <w:color w:val="555759"/>
          <w:sz w:val="20"/>
          <w:szCs w:val="20"/>
        </w:rPr>
        <w:t xml:space="preserve">Six </w:t>
      </w:r>
      <w:r w:rsidR="00067C16">
        <w:rPr>
          <w:rFonts w:ascii="Arial" w:eastAsia="Arial" w:hAnsi="Arial" w:cs="Arial"/>
          <w:color w:val="555759"/>
          <w:sz w:val="20"/>
          <w:szCs w:val="20"/>
        </w:rPr>
        <w:t>characterizations</w:t>
      </w:r>
      <w:r>
        <w:rPr>
          <w:rFonts w:ascii="Arial" w:eastAsia="Arial" w:hAnsi="Arial" w:cs="Arial"/>
          <w:color w:val="555759"/>
          <w:sz w:val="20"/>
          <w:szCs w:val="20"/>
        </w:rPr>
        <w:t xml:space="preserve"> of presence:</w:t>
      </w:r>
    </w:p>
    <w:p w14:paraId="4D5CD030" w14:textId="4D77FEE2" w:rsidR="00331988" w:rsidRDefault="00331988" w:rsidP="00331988">
      <w:pPr>
        <w:pStyle w:val="ListParagraph"/>
        <w:numPr>
          <w:ilvl w:val="0"/>
          <w:numId w:val="3"/>
        </w:numPr>
        <w:rPr>
          <w:rFonts w:ascii="Arial" w:eastAsia="Arial" w:hAnsi="Arial" w:cs="Arial"/>
          <w:color w:val="555759"/>
          <w:sz w:val="20"/>
          <w:szCs w:val="20"/>
        </w:rPr>
      </w:pPr>
      <w:r>
        <w:rPr>
          <w:rFonts w:ascii="Arial" w:eastAsia="Arial" w:hAnsi="Arial" w:cs="Arial"/>
          <w:color w:val="555759"/>
          <w:sz w:val="20"/>
          <w:szCs w:val="20"/>
        </w:rPr>
        <w:t>presence as social richness</w:t>
      </w:r>
    </w:p>
    <w:p w14:paraId="589C5ADD" w14:textId="53A191CA" w:rsidR="00331988" w:rsidRDefault="00331988" w:rsidP="00331988">
      <w:pPr>
        <w:pStyle w:val="ListParagraph"/>
        <w:numPr>
          <w:ilvl w:val="0"/>
          <w:numId w:val="3"/>
        </w:numPr>
        <w:rPr>
          <w:rFonts w:ascii="Arial" w:eastAsia="Arial" w:hAnsi="Arial" w:cs="Arial"/>
          <w:color w:val="555759"/>
          <w:sz w:val="20"/>
          <w:szCs w:val="20"/>
        </w:rPr>
      </w:pPr>
      <w:r>
        <w:rPr>
          <w:rFonts w:ascii="Arial" w:eastAsia="Arial" w:hAnsi="Arial" w:cs="Arial"/>
          <w:color w:val="555759"/>
          <w:sz w:val="20"/>
          <w:szCs w:val="20"/>
        </w:rPr>
        <w:t>presence as realism</w:t>
      </w:r>
    </w:p>
    <w:p w14:paraId="01E55103" w14:textId="0BC34252" w:rsidR="00331988" w:rsidRDefault="00331988" w:rsidP="00331988">
      <w:pPr>
        <w:pStyle w:val="ListParagraph"/>
        <w:numPr>
          <w:ilvl w:val="0"/>
          <w:numId w:val="3"/>
        </w:numPr>
        <w:rPr>
          <w:rFonts w:ascii="Arial" w:eastAsia="Arial" w:hAnsi="Arial" w:cs="Arial"/>
          <w:color w:val="555759"/>
          <w:sz w:val="20"/>
          <w:szCs w:val="20"/>
        </w:rPr>
      </w:pPr>
      <w:r>
        <w:rPr>
          <w:rFonts w:ascii="Arial" w:eastAsia="Arial" w:hAnsi="Arial" w:cs="Arial"/>
          <w:color w:val="555759"/>
          <w:sz w:val="20"/>
          <w:szCs w:val="20"/>
        </w:rPr>
        <w:t>presence as transportation</w:t>
      </w:r>
    </w:p>
    <w:p w14:paraId="489F95F2" w14:textId="72A32BC2" w:rsidR="00331988" w:rsidRDefault="00331988" w:rsidP="00DE5363">
      <w:pPr>
        <w:pStyle w:val="ListParagraph"/>
        <w:numPr>
          <w:ilvl w:val="0"/>
          <w:numId w:val="3"/>
        </w:numPr>
        <w:rPr>
          <w:rFonts w:ascii="Arial" w:eastAsia="Arial" w:hAnsi="Arial" w:cs="Arial"/>
          <w:color w:val="555759"/>
          <w:sz w:val="20"/>
          <w:szCs w:val="20"/>
        </w:rPr>
      </w:pPr>
      <w:r>
        <w:rPr>
          <w:rFonts w:ascii="Arial" w:eastAsia="Arial" w:hAnsi="Arial" w:cs="Arial"/>
          <w:color w:val="555759"/>
          <w:sz w:val="20"/>
          <w:szCs w:val="20"/>
        </w:rPr>
        <w:t>presence as immersion</w:t>
      </w:r>
    </w:p>
    <w:p w14:paraId="59E6C91E" w14:textId="077B47C1" w:rsidR="00DE5363" w:rsidRDefault="00DE5363" w:rsidP="00DE5363">
      <w:pPr>
        <w:pStyle w:val="ListParagraph"/>
        <w:numPr>
          <w:ilvl w:val="1"/>
          <w:numId w:val="25"/>
        </w:numPr>
        <w:rPr>
          <w:rFonts w:ascii="Arial" w:eastAsia="Arial" w:hAnsi="Arial" w:cs="Arial"/>
          <w:color w:val="555759"/>
          <w:sz w:val="20"/>
          <w:szCs w:val="20"/>
        </w:rPr>
      </w:pPr>
      <w:r>
        <w:rPr>
          <w:rFonts w:ascii="Arial" w:eastAsia="Arial" w:hAnsi="Arial" w:cs="Arial"/>
          <w:color w:val="555759"/>
          <w:sz w:val="20"/>
          <w:szCs w:val="20"/>
        </w:rPr>
        <w:t>perceptual immersion</w:t>
      </w:r>
    </w:p>
    <w:p w14:paraId="7CF08672" w14:textId="603AC372" w:rsidR="00DE5363" w:rsidRDefault="00DE5363" w:rsidP="00DE5363">
      <w:pPr>
        <w:pStyle w:val="ListParagraph"/>
        <w:numPr>
          <w:ilvl w:val="1"/>
          <w:numId w:val="25"/>
        </w:numPr>
        <w:rPr>
          <w:rFonts w:ascii="Arial" w:eastAsia="Arial" w:hAnsi="Arial" w:cs="Arial"/>
          <w:color w:val="555759"/>
          <w:sz w:val="20"/>
          <w:szCs w:val="20"/>
        </w:rPr>
      </w:pPr>
      <w:r>
        <w:rPr>
          <w:rFonts w:ascii="Arial" w:eastAsia="Arial" w:hAnsi="Arial" w:cs="Arial"/>
          <w:color w:val="555759"/>
          <w:sz w:val="20"/>
          <w:szCs w:val="20"/>
        </w:rPr>
        <w:t>psychological immersion</w:t>
      </w:r>
    </w:p>
    <w:p w14:paraId="442DCC47" w14:textId="47B2907D" w:rsidR="00331988" w:rsidRDefault="00331988" w:rsidP="00331988">
      <w:pPr>
        <w:pStyle w:val="ListParagraph"/>
        <w:numPr>
          <w:ilvl w:val="0"/>
          <w:numId w:val="3"/>
        </w:numPr>
        <w:rPr>
          <w:rFonts w:ascii="Arial" w:eastAsia="Arial" w:hAnsi="Arial" w:cs="Arial"/>
          <w:color w:val="555759"/>
          <w:sz w:val="20"/>
          <w:szCs w:val="20"/>
        </w:rPr>
      </w:pPr>
      <w:r>
        <w:rPr>
          <w:rFonts w:ascii="Arial" w:eastAsia="Arial" w:hAnsi="Arial" w:cs="Arial"/>
          <w:color w:val="555759"/>
          <w:sz w:val="20"/>
          <w:szCs w:val="20"/>
        </w:rPr>
        <w:t>presence as social actor within a medium</w:t>
      </w:r>
    </w:p>
    <w:p w14:paraId="3444E487" w14:textId="07185896" w:rsidR="00331988" w:rsidRDefault="00331988" w:rsidP="00331988">
      <w:pPr>
        <w:pStyle w:val="ListParagraph"/>
        <w:numPr>
          <w:ilvl w:val="0"/>
          <w:numId w:val="3"/>
        </w:numPr>
        <w:rPr>
          <w:rFonts w:ascii="Arial" w:eastAsia="Arial" w:hAnsi="Arial" w:cs="Arial"/>
          <w:color w:val="555759"/>
          <w:sz w:val="20"/>
          <w:szCs w:val="20"/>
        </w:rPr>
      </w:pPr>
      <w:r>
        <w:rPr>
          <w:rFonts w:ascii="Arial" w:eastAsia="Arial" w:hAnsi="Arial" w:cs="Arial"/>
          <w:color w:val="555759"/>
          <w:sz w:val="20"/>
          <w:szCs w:val="20"/>
        </w:rPr>
        <w:t>presence medium as social actor</w:t>
      </w:r>
    </w:p>
    <w:p w14:paraId="65432FAA" w14:textId="7EAD4646" w:rsidR="00331988" w:rsidRDefault="00331988" w:rsidP="00331988">
      <w:pPr>
        <w:rPr>
          <w:rFonts w:ascii="Arial" w:eastAsia="Arial" w:hAnsi="Arial" w:cs="Arial"/>
          <w:color w:val="555759"/>
          <w:sz w:val="20"/>
          <w:szCs w:val="20"/>
        </w:rPr>
      </w:pPr>
      <w:r>
        <w:rPr>
          <w:rFonts w:ascii="Arial" w:eastAsia="Arial" w:hAnsi="Arial" w:cs="Arial"/>
          <w:color w:val="555759"/>
          <w:sz w:val="20"/>
          <w:szCs w:val="20"/>
        </w:rPr>
        <w:t>common amongst all of them: define presence as “the percep</w:t>
      </w:r>
      <w:r w:rsidR="00105106">
        <w:rPr>
          <w:rFonts w:ascii="Arial" w:eastAsia="Arial" w:hAnsi="Arial" w:cs="Arial"/>
          <w:color w:val="555759"/>
          <w:sz w:val="20"/>
          <w:szCs w:val="20"/>
        </w:rPr>
        <w:t>tual illusion of non-mediation”</w:t>
      </w:r>
    </w:p>
    <w:p w14:paraId="4710E549" w14:textId="77777777" w:rsidR="00DE5363" w:rsidRDefault="00DE5363" w:rsidP="00331988">
      <w:pPr>
        <w:rPr>
          <w:rFonts w:ascii="Arial" w:eastAsia="Arial" w:hAnsi="Arial" w:cs="Arial"/>
          <w:color w:val="555759"/>
          <w:sz w:val="20"/>
          <w:szCs w:val="20"/>
        </w:rPr>
      </w:pPr>
    </w:p>
    <w:p w14:paraId="1904A1A2" w14:textId="77777777" w:rsidR="00DE5363" w:rsidRDefault="00DE5363" w:rsidP="00331988">
      <w:pPr>
        <w:rPr>
          <w:rFonts w:ascii="Arial" w:eastAsia="Arial" w:hAnsi="Arial" w:cs="Arial"/>
          <w:color w:val="555759"/>
          <w:sz w:val="20"/>
          <w:szCs w:val="20"/>
        </w:rPr>
      </w:pPr>
    </w:p>
    <w:p w14:paraId="263CFF7F" w14:textId="6F9C30E3" w:rsidR="00DE5363" w:rsidRPr="00852723" w:rsidRDefault="00DE5363" w:rsidP="00852723">
      <w:pPr>
        <w:pStyle w:val="Heading4"/>
        <w:rPr>
          <w:u w:val="single"/>
        </w:rPr>
      </w:pPr>
      <w:r w:rsidRPr="00852723">
        <w:rPr>
          <w:u w:val="single"/>
        </w:rPr>
        <w:t>immersion</w:t>
      </w:r>
    </w:p>
    <w:p w14:paraId="37B94C4C" w14:textId="77BC7A65" w:rsidR="00DE5363" w:rsidRDefault="00DE5363" w:rsidP="00852723">
      <w:pPr>
        <w:ind w:left="120"/>
        <w:rPr>
          <w:rFonts w:ascii="Arial" w:eastAsia="Arial" w:hAnsi="Arial" w:cs="Arial"/>
          <w:color w:val="555759"/>
          <w:sz w:val="20"/>
          <w:szCs w:val="20"/>
        </w:rPr>
      </w:pPr>
      <w:r>
        <w:rPr>
          <w:rFonts w:ascii="Arial" w:eastAsia="Arial" w:hAnsi="Arial" w:cs="Arial"/>
          <w:color w:val="555759"/>
          <w:sz w:val="20"/>
          <w:szCs w:val="20"/>
        </w:rPr>
        <w:t>by engaging with the game world as a map rather than a spatial environment, the player remains in conceptual rather than inhabited space.</w:t>
      </w:r>
    </w:p>
    <w:p w14:paraId="4F78D2D6" w14:textId="48427D3D" w:rsidR="00DE5363" w:rsidRDefault="00DE5363" w:rsidP="00852723">
      <w:pPr>
        <w:pStyle w:val="ListParagraph"/>
        <w:numPr>
          <w:ilvl w:val="0"/>
          <w:numId w:val="26"/>
        </w:numPr>
        <w:ind w:left="840"/>
        <w:rPr>
          <w:rFonts w:ascii="Arial" w:eastAsia="Arial" w:hAnsi="Arial" w:cs="Arial"/>
          <w:color w:val="555759"/>
          <w:sz w:val="20"/>
          <w:szCs w:val="20"/>
        </w:rPr>
      </w:pPr>
      <w:r>
        <w:rPr>
          <w:rFonts w:ascii="Arial" w:eastAsia="Arial" w:hAnsi="Arial" w:cs="Arial"/>
          <w:color w:val="555759"/>
          <w:sz w:val="20"/>
          <w:szCs w:val="20"/>
        </w:rPr>
        <w:t>Game idea: since is first person, player cant see own face. “how does own model look like”, player might think that way. Make game around the term “curiosity kills the cat”. It was protagonist’s curiosity that caused his situation to spiral to game setting (abandoned at post-apocalyptic ruins). What if player has been trying his best to find a cure out of his own kindness only to find out he is abandoned because he was infected, suddenly finding a cure becomes a necessity.</w:t>
      </w:r>
    </w:p>
    <w:p w14:paraId="03626B6F" w14:textId="77777777" w:rsidR="007A585A" w:rsidRDefault="007A585A" w:rsidP="007A585A">
      <w:pPr>
        <w:rPr>
          <w:rFonts w:ascii="Arial" w:eastAsia="Arial" w:hAnsi="Arial" w:cs="Arial"/>
          <w:color w:val="555759"/>
          <w:sz w:val="20"/>
          <w:szCs w:val="20"/>
        </w:rPr>
      </w:pPr>
    </w:p>
    <w:p w14:paraId="6E87B9FD" w14:textId="055B8BC1" w:rsidR="007A585A" w:rsidRPr="00852723" w:rsidRDefault="007A585A" w:rsidP="00852723">
      <w:pPr>
        <w:pStyle w:val="Heading4"/>
        <w:rPr>
          <w:u w:val="single"/>
        </w:rPr>
      </w:pPr>
      <w:r w:rsidRPr="00852723">
        <w:rPr>
          <w:u w:val="single"/>
        </w:rPr>
        <w:t>Player involvement model</w:t>
      </w:r>
    </w:p>
    <w:p w14:paraId="76909C0E" w14:textId="1D0389C0" w:rsidR="007A585A" w:rsidRPr="006716FA" w:rsidRDefault="006716FA" w:rsidP="00852723">
      <w:pPr>
        <w:ind w:left="120"/>
        <w:rPr>
          <w:rFonts w:ascii="Arial" w:eastAsia="Arial" w:hAnsi="Arial" w:cs="Arial"/>
          <w:color w:val="555759"/>
          <w:sz w:val="20"/>
          <w:szCs w:val="20"/>
        </w:rPr>
      </w:pPr>
      <w:r>
        <w:rPr>
          <w:rFonts w:ascii="Arial" w:eastAsia="Arial" w:hAnsi="Arial" w:cs="Arial"/>
          <w:color w:val="555759"/>
          <w:sz w:val="20"/>
          <w:szCs w:val="20"/>
        </w:rPr>
        <w:t>A distinction between aspects of a game which engages player in the moment of playing from aspects that attracted players to the game initially and kept them returning to the game over time. The dimensions are experienced not in isolation, but always in relation to each other. They are experienced unconsciously during the interpretative and communicative process, and therefore, play an important role in noticing and directing attention towards aspects of a given reality. This reality is made up primarily of stimuli originating from the game environment, but at times the stimuli originate from the surrounding physical environment.</w:t>
      </w:r>
    </w:p>
    <w:p w14:paraId="6BA75D90" w14:textId="77777777" w:rsidR="007A585A" w:rsidRDefault="007A585A" w:rsidP="007A585A">
      <w:pPr>
        <w:rPr>
          <w:rFonts w:ascii="Arial" w:eastAsia="Arial" w:hAnsi="Arial" w:cs="Arial"/>
          <w:color w:val="555759"/>
          <w:sz w:val="20"/>
          <w:szCs w:val="20"/>
          <w:u w:val="single"/>
        </w:rPr>
      </w:pPr>
    </w:p>
    <w:p w14:paraId="75D37802" w14:textId="61C77F25" w:rsidR="006716FA" w:rsidRPr="00852723" w:rsidRDefault="006716FA" w:rsidP="00852723">
      <w:pPr>
        <w:pStyle w:val="Heading4"/>
        <w:rPr>
          <w:u w:val="single"/>
        </w:rPr>
      </w:pPr>
      <w:r w:rsidRPr="00852723">
        <w:rPr>
          <w:u w:val="single"/>
        </w:rPr>
        <w:t>Macro and micro involvement</w:t>
      </w:r>
    </w:p>
    <w:p w14:paraId="4DA4EBEF" w14:textId="3F5F013D" w:rsidR="006716FA" w:rsidRDefault="006716FA" w:rsidP="00852723">
      <w:pPr>
        <w:ind w:left="120"/>
        <w:rPr>
          <w:rFonts w:ascii="Arial" w:eastAsia="Arial" w:hAnsi="Arial" w:cs="Arial"/>
          <w:color w:val="555759"/>
          <w:sz w:val="20"/>
          <w:szCs w:val="20"/>
        </w:rPr>
      </w:pPr>
      <w:r>
        <w:rPr>
          <w:rFonts w:ascii="Arial" w:eastAsia="Arial" w:hAnsi="Arial" w:cs="Arial"/>
          <w:color w:val="555759"/>
          <w:sz w:val="20"/>
          <w:szCs w:val="20"/>
        </w:rPr>
        <w:t>Macro – factors that shape player’s opinion and disposition towards the game</w:t>
      </w:r>
      <w:r w:rsidR="00EB0E81">
        <w:rPr>
          <w:rFonts w:ascii="Arial" w:eastAsia="Arial" w:hAnsi="Arial" w:cs="Arial"/>
          <w:color w:val="555759"/>
          <w:sz w:val="20"/>
          <w:szCs w:val="20"/>
        </w:rPr>
        <w:t xml:space="preserve"> prior and following the game experience.</w:t>
      </w:r>
    </w:p>
    <w:p w14:paraId="2EEF8D44" w14:textId="54B2DACB" w:rsidR="006716FA" w:rsidRDefault="00EB0E81" w:rsidP="00852723">
      <w:pPr>
        <w:pStyle w:val="ListParagraph"/>
        <w:numPr>
          <w:ilvl w:val="0"/>
          <w:numId w:val="26"/>
        </w:numPr>
        <w:ind w:left="840"/>
        <w:rPr>
          <w:rFonts w:ascii="Arial" w:eastAsia="Arial" w:hAnsi="Arial" w:cs="Arial"/>
          <w:color w:val="555759"/>
          <w:sz w:val="20"/>
          <w:szCs w:val="20"/>
        </w:rPr>
      </w:pPr>
      <w:r>
        <w:rPr>
          <w:rFonts w:ascii="Arial" w:eastAsia="Arial" w:hAnsi="Arial" w:cs="Arial"/>
          <w:color w:val="555759"/>
          <w:sz w:val="20"/>
          <w:szCs w:val="20"/>
        </w:rPr>
        <w:t>E.g. feelings, expectations</w:t>
      </w:r>
    </w:p>
    <w:p w14:paraId="5A29DFA3" w14:textId="7AB9A1DD" w:rsidR="00EB0E81" w:rsidRDefault="00EB0E81" w:rsidP="00852723">
      <w:pPr>
        <w:ind w:left="120"/>
        <w:rPr>
          <w:rFonts w:ascii="Arial" w:eastAsia="Arial" w:hAnsi="Arial" w:cs="Arial"/>
          <w:color w:val="555759"/>
          <w:sz w:val="20"/>
          <w:szCs w:val="20"/>
        </w:rPr>
      </w:pPr>
      <w:r>
        <w:rPr>
          <w:rFonts w:ascii="Arial" w:eastAsia="Arial" w:hAnsi="Arial" w:cs="Arial"/>
          <w:color w:val="555759"/>
          <w:sz w:val="20"/>
          <w:szCs w:val="20"/>
        </w:rPr>
        <w:t xml:space="preserve">It concerns issues of motivation and sustained engagement with games through the </w:t>
      </w:r>
      <w:r w:rsidR="00067C16">
        <w:rPr>
          <w:rFonts w:ascii="Arial" w:eastAsia="Arial" w:hAnsi="Arial" w:cs="Arial"/>
          <w:color w:val="555759"/>
          <w:sz w:val="20"/>
          <w:szCs w:val="20"/>
        </w:rPr>
        <w:t>long-term</w:t>
      </w:r>
      <w:r>
        <w:rPr>
          <w:rFonts w:ascii="Arial" w:eastAsia="Arial" w:hAnsi="Arial" w:cs="Arial"/>
          <w:color w:val="555759"/>
          <w:sz w:val="20"/>
          <w:szCs w:val="20"/>
        </w:rPr>
        <w:t xml:space="preserve"> aspects of the six dimensions of involvement.</w:t>
      </w:r>
    </w:p>
    <w:p w14:paraId="1BB4592F" w14:textId="77777777" w:rsidR="0093030B" w:rsidRDefault="0093030B" w:rsidP="00852723">
      <w:pPr>
        <w:ind w:left="120"/>
        <w:rPr>
          <w:rFonts w:ascii="Arial" w:eastAsia="Arial" w:hAnsi="Arial" w:cs="Arial"/>
          <w:color w:val="555759"/>
          <w:sz w:val="20"/>
          <w:szCs w:val="20"/>
        </w:rPr>
      </w:pPr>
    </w:p>
    <w:p w14:paraId="072A2492" w14:textId="5DDA5323" w:rsidR="00EB0E81" w:rsidRDefault="00EB0E81" w:rsidP="00852723">
      <w:pPr>
        <w:ind w:left="120"/>
        <w:rPr>
          <w:rFonts w:ascii="Arial" w:eastAsia="Arial" w:hAnsi="Arial" w:cs="Arial"/>
          <w:color w:val="555759"/>
          <w:sz w:val="20"/>
          <w:szCs w:val="20"/>
        </w:rPr>
      </w:pPr>
      <w:r>
        <w:rPr>
          <w:rFonts w:ascii="Arial" w:eastAsia="Arial" w:hAnsi="Arial" w:cs="Arial"/>
          <w:color w:val="555759"/>
          <w:sz w:val="20"/>
          <w:szCs w:val="20"/>
        </w:rPr>
        <w:t>Micro – moment by moment engagement of gameplay.</w:t>
      </w:r>
    </w:p>
    <w:p w14:paraId="042E2A97" w14:textId="3AF8037F" w:rsidR="00EB0E81" w:rsidRDefault="00EB0E81" w:rsidP="00852723">
      <w:pPr>
        <w:ind w:left="120"/>
        <w:rPr>
          <w:rFonts w:ascii="Arial" w:eastAsia="Arial" w:hAnsi="Arial" w:cs="Arial"/>
          <w:color w:val="555759"/>
          <w:sz w:val="20"/>
          <w:szCs w:val="20"/>
        </w:rPr>
      </w:pPr>
      <w:r>
        <w:rPr>
          <w:rFonts w:ascii="Arial" w:eastAsia="Arial" w:hAnsi="Arial" w:cs="Arial"/>
          <w:color w:val="555759"/>
          <w:sz w:val="20"/>
          <w:szCs w:val="20"/>
        </w:rPr>
        <w:t>Make a distinction between the general direction of attention towards a medium and the form of active involvement prevalent during gameplay.</w:t>
      </w:r>
    </w:p>
    <w:p w14:paraId="3E27D794" w14:textId="59D58E92" w:rsidR="00EB0E81" w:rsidRPr="00EB0E81" w:rsidRDefault="00EB0E81" w:rsidP="00852723">
      <w:pPr>
        <w:ind w:left="120"/>
        <w:rPr>
          <w:rFonts w:ascii="Arial" w:eastAsia="Arial" w:hAnsi="Arial" w:cs="Arial"/>
          <w:color w:val="555759"/>
          <w:sz w:val="20"/>
          <w:szCs w:val="20"/>
        </w:rPr>
      </w:pPr>
      <w:r>
        <w:rPr>
          <w:rFonts w:ascii="Arial" w:eastAsia="Arial" w:hAnsi="Arial" w:cs="Arial"/>
          <w:color w:val="555759"/>
          <w:sz w:val="20"/>
          <w:szCs w:val="20"/>
        </w:rPr>
        <w:lastRenderedPageBreak/>
        <w:t>Most of the time, we are not aware of the way which attention affects our performance or behaviour. It becomes more apparent when we are trying to comprehend complex information, learn new tasks, or engage in activities unfamiliar to us. In such situations, the information required to solve the task or manage the situation can be greater than what our attention capacity system can handle.</w:t>
      </w:r>
    </w:p>
    <w:p w14:paraId="42A465C7" w14:textId="77777777" w:rsidR="006716FA" w:rsidRPr="006716FA" w:rsidRDefault="006716FA" w:rsidP="00852723">
      <w:pPr>
        <w:ind w:left="120"/>
        <w:rPr>
          <w:rFonts w:ascii="Arial" w:eastAsia="Arial" w:hAnsi="Arial" w:cs="Arial"/>
          <w:color w:val="555759"/>
          <w:sz w:val="20"/>
          <w:szCs w:val="20"/>
        </w:rPr>
      </w:pPr>
    </w:p>
    <w:p w14:paraId="53DD54B0" w14:textId="799A90F9" w:rsidR="007C3C4F" w:rsidRDefault="007A585A" w:rsidP="00852723">
      <w:pPr>
        <w:ind w:left="120"/>
        <w:rPr>
          <w:rFonts w:ascii="Arial" w:eastAsia="Arial" w:hAnsi="Arial" w:cs="Arial"/>
          <w:color w:val="555759"/>
          <w:sz w:val="20"/>
          <w:szCs w:val="20"/>
        </w:rPr>
      </w:pPr>
      <w:r>
        <w:rPr>
          <w:rFonts w:ascii="Arial" w:eastAsia="Arial" w:hAnsi="Arial" w:cs="Arial"/>
          <w:color w:val="555759"/>
          <w:sz w:val="20"/>
          <w:szCs w:val="20"/>
        </w:rPr>
        <w:t>Six dimensions of player involvement model</w:t>
      </w:r>
    </w:p>
    <w:p w14:paraId="7BE9BA46" w14:textId="075D4E24" w:rsidR="007A585A" w:rsidRDefault="007A585A" w:rsidP="00852723">
      <w:pPr>
        <w:pStyle w:val="ListParagraph"/>
        <w:numPr>
          <w:ilvl w:val="0"/>
          <w:numId w:val="3"/>
        </w:numPr>
        <w:ind w:left="840"/>
        <w:rPr>
          <w:rFonts w:ascii="Arial" w:eastAsia="Arial" w:hAnsi="Arial" w:cs="Arial"/>
          <w:color w:val="555759"/>
          <w:sz w:val="20"/>
          <w:szCs w:val="20"/>
        </w:rPr>
      </w:pPr>
      <w:r>
        <w:rPr>
          <w:rFonts w:ascii="Arial" w:eastAsia="Arial" w:hAnsi="Arial" w:cs="Arial"/>
          <w:color w:val="555759"/>
          <w:sz w:val="20"/>
          <w:szCs w:val="20"/>
        </w:rPr>
        <w:t>Shared involvement</w:t>
      </w:r>
    </w:p>
    <w:p w14:paraId="1F9A9506" w14:textId="69B6A1DB" w:rsidR="00687D40" w:rsidRDefault="00687D40" w:rsidP="00852723">
      <w:pPr>
        <w:pStyle w:val="ListParagraph"/>
        <w:numPr>
          <w:ilvl w:val="1"/>
          <w:numId w:val="3"/>
        </w:numPr>
        <w:ind w:left="1560"/>
        <w:rPr>
          <w:rFonts w:ascii="Arial" w:eastAsia="Arial" w:hAnsi="Arial" w:cs="Arial"/>
          <w:color w:val="555759"/>
          <w:sz w:val="20"/>
          <w:szCs w:val="20"/>
        </w:rPr>
      </w:pPr>
      <w:r>
        <w:rPr>
          <w:rFonts w:ascii="Arial" w:eastAsia="Arial" w:hAnsi="Arial" w:cs="Arial"/>
          <w:color w:val="555759"/>
          <w:sz w:val="20"/>
          <w:szCs w:val="20"/>
        </w:rPr>
        <w:t>Engagement derived from players’ awareness and interaction with other agents in a game environment.</w:t>
      </w:r>
    </w:p>
    <w:p w14:paraId="39EB9979" w14:textId="256EAD29" w:rsidR="00687D40" w:rsidRDefault="00687D40" w:rsidP="00852723">
      <w:pPr>
        <w:pStyle w:val="ListParagraph"/>
        <w:numPr>
          <w:ilvl w:val="1"/>
          <w:numId w:val="3"/>
        </w:numPr>
        <w:ind w:left="1560"/>
        <w:rPr>
          <w:rFonts w:ascii="Arial" w:eastAsia="Arial" w:hAnsi="Arial" w:cs="Arial"/>
          <w:color w:val="555759"/>
          <w:sz w:val="20"/>
          <w:szCs w:val="20"/>
        </w:rPr>
      </w:pPr>
      <w:r>
        <w:rPr>
          <w:rFonts w:ascii="Arial" w:eastAsia="Arial" w:hAnsi="Arial" w:cs="Arial"/>
          <w:color w:val="555759"/>
          <w:sz w:val="20"/>
          <w:szCs w:val="20"/>
        </w:rPr>
        <w:t>Encompasses all aspects relating to being with other entities in a common environment.</w:t>
      </w:r>
    </w:p>
    <w:p w14:paraId="7DB28888" w14:textId="596A8D64" w:rsidR="007A585A" w:rsidRDefault="007A585A" w:rsidP="00852723">
      <w:pPr>
        <w:pStyle w:val="ListParagraph"/>
        <w:numPr>
          <w:ilvl w:val="0"/>
          <w:numId w:val="3"/>
        </w:numPr>
        <w:ind w:left="840"/>
        <w:rPr>
          <w:rFonts w:ascii="Arial" w:eastAsia="Arial" w:hAnsi="Arial" w:cs="Arial"/>
          <w:color w:val="555759"/>
          <w:sz w:val="20"/>
          <w:szCs w:val="20"/>
        </w:rPr>
      </w:pPr>
      <w:r>
        <w:rPr>
          <w:rFonts w:ascii="Arial" w:eastAsia="Arial" w:hAnsi="Arial" w:cs="Arial"/>
          <w:color w:val="555759"/>
          <w:sz w:val="20"/>
          <w:szCs w:val="20"/>
        </w:rPr>
        <w:t>Narrative involvement</w:t>
      </w:r>
    </w:p>
    <w:p w14:paraId="6AB36EE5" w14:textId="14E9AA3B" w:rsidR="00687D40" w:rsidRDefault="00687D40" w:rsidP="00852723">
      <w:pPr>
        <w:pStyle w:val="ListParagraph"/>
        <w:numPr>
          <w:ilvl w:val="1"/>
          <w:numId w:val="3"/>
        </w:numPr>
        <w:ind w:left="1560"/>
        <w:rPr>
          <w:rFonts w:ascii="Arial" w:eastAsia="Arial" w:hAnsi="Arial" w:cs="Arial"/>
          <w:color w:val="555759"/>
          <w:sz w:val="20"/>
          <w:szCs w:val="20"/>
        </w:rPr>
      </w:pPr>
      <w:r>
        <w:rPr>
          <w:rFonts w:ascii="Arial" w:eastAsia="Arial" w:hAnsi="Arial" w:cs="Arial"/>
          <w:color w:val="555759"/>
          <w:sz w:val="20"/>
          <w:szCs w:val="20"/>
        </w:rPr>
        <w:t>Engagement with story elements that have been written into a game, as well as those that emerge from players’ interaction with the game.</w:t>
      </w:r>
    </w:p>
    <w:p w14:paraId="2AA9B448" w14:textId="243674C3" w:rsidR="007A585A" w:rsidRDefault="007A585A" w:rsidP="00852723">
      <w:pPr>
        <w:pStyle w:val="ListParagraph"/>
        <w:numPr>
          <w:ilvl w:val="0"/>
          <w:numId w:val="3"/>
        </w:numPr>
        <w:ind w:left="840"/>
        <w:rPr>
          <w:rFonts w:ascii="Arial" w:eastAsia="Arial" w:hAnsi="Arial" w:cs="Arial"/>
          <w:color w:val="555759"/>
          <w:sz w:val="20"/>
          <w:szCs w:val="20"/>
        </w:rPr>
      </w:pPr>
      <w:r>
        <w:rPr>
          <w:rFonts w:ascii="Arial" w:eastAsia="Arial" w:hAnsi="Arial" w:cs="Arial"/>
          <w:color w:val="555759"/>
          <w:sz w:val="20"/>
          <w:szCs w:val="20"/>
        </w:rPr>
        <w:t>Affective involvement</w:t>
      </w:r>
    </w:p>
    <w:p w14:paraId="696E8D31" w14:textId="56E2622B" w:rsidR="00687D40" w:rsidRDefault="00687D40" w:rsidP="00852723">
      <w:pPr>
        <w:pStyle w:val="ListParagraph"/>
        <w:numPr>
          <w:ilvl w:val="1"/>
          <w:numId w:val="3"/>
        </w:numPr>
        <w:ind w:left="1560"/>
        <w:rPr>
          <w:rFonts w:ascii="Arial" w:eastAsia="Arial" w:hAnsi="Arial" w:cs="Arial"/>
          <w:color w:val="555759"/>
          <w:sz w:val="20"/>
          <w:szCs w:val="20"/>
        </w:rPr>
      </w:pPr>
      <w:r>
        <w:rPr>
          <w:rFonts w:ascii="Arial" w:eastAsia="Arial" w:hAnsi="Arial" w:cs="Arial"/>
          <w:color w:val="555759"/>
          <w:sz w:val="20"/>
          <w:szCs w:val="20"/>
        </w:rPr>
        <w:t>Encompass various forms of emotional engagement.</w:t>
      </w:r>
    </w:p>
    <w:p w14:paraId="461F5441" w14:textId="65FD5A89" w:rsidR="00687D40" w:rsidRDefault="00687D40" w:rsidP="00852723">
      <w:pPr>
        <w:pStyle w:val="ListParagraph"/>
        <w:numPr>
          <w:ilvl w:val="1"/>
          <w:numId w:val="3"/>
        </w:numPr>
        <w:ind w:left="1560"/>
        <w:rPr>
          <w:rFonts w:ascii="Arial" w:eastAsia="Arial" w:hAnsi="Arial" w:cs="Arial"/>
          <w:color w:val="555759"/>
          <w:sz w:val="20"/>
          <w:szCs w:val="20"/>
        </w:rPr>
      </w:pPr>
      <w:r>
        <w:rPr>
          <w:rFonts w:ascii="Arial" w:eastAsia="Arial" w:hAnsi="Arial" w:cs="Arial"/>
          <w:color w:val="555759"/>
          <w:sz w:val="20"/>
          <w:szCs w:val="20"/>
        </w:rPr>
        <w:t>Accounts for the rhetorical strategies of effect</w:t>
      </w:r>
    </w:p>
    <w:p w14:paraId="642A9DC8" w14:textId="7E34C17D" w:rsidR="007A585A" w:rsidRDefault="007A585A" w:rsidP="00852723">
      <w:pPr>
        <w:pStyle w:val="ListParagraph"/>
        <w:numPr>
          <w:ilvl w:val="0"/>
          <w:numId w:val="3"/>
        </w:numPr>
        <w:ind w:left="840"/>
        <w:rPr>
          <w:rFonts w:ascii="Arial" w:eastAsia="Arial" w:hAnsi="Arial" w:cs="Arial"/>
          <w:color w:val="555759"/>
          <w:sz w:val="20"/>
          <w:szCs w:val="20"/>
        </w:rPr>
      </w:pPr>
      <w:r>
        <w:rPr>
          <w:rFonts w:ascii="Arial" w:eastAsia="Arial" w:hAnsi="Arial" w:cs="Arial"/>
          <w:color w:val="555759"/>
          <w:sz w:val="20"/>
          <w:szCs w:val="20"/>
        </w:rPr>
        <w:t>Spatial involvement</w:t>
      </w:r>
    </w:p>
    <w:p w14:paraId="3FD95CC6" w14:textId="556BCC65" w:rsidR="006716FA" w:rsidRDefault="006716FA" w:rsidP="00852723">
      <w:pPr>
        <w:pStyle w:val="ListParagraph"/>
        <w:numPr>
          <w:ilvl w:val="0"/>
          <w:numId w:val="3"/>
        </w:numPr>
        <w:ind w:left="840"/>
        <w:rPr>
          <w:rFonts w:ascii="Arial" w:eastAsia="Arial" w:hAnsi="Arial" w:cs="Arial"/>
          <w:color w:val="555759"/>
          <w:sz w:val="20"/>
          <w:szCs w:val="20"/>
        </w:rPr>
      </w:pPr>
      <w:r>
        <w:rPr>
          <w:rFonts w:ascii="Arial" w:eastAsia="Arial" w:hAnsi="Arial" w:cs="Arial"/>
          <w:color w:val="555759"/>
          <w:sz w:val="20"/>
          <w:szCs w:val="20"/>
        </w:rPr>
        <w:t>Kinaesthetic involvement</w:t>
      </w:r>
    </w:p>
    <w:p w14:paraId="3607DD54" w14:textId="3AE1067C" w:rsidR="007A585A" w:rsidRDefault="007A585A" w:rsidP="00852723">
      <w:pPr>
        <w:pStyle w:val="ListParagraph"/>
        <w:numPr>
          <w:ilvl w:val="0"/>
          <w:numId w:val="3"/>
        </w:numPr>
        <w:ind w:left="840"/>
        <w:rPr>
          <w:rFonts w:ascii="Arial" w:eastAsia="Arial" w:hAnsi="Arial" w:cs="Arial"/>
          <w:color w:val="555759"/>
          <w:sz w:val="20"/>
          <w:szCs w:val="20"/>
        </w:rPr>
      </w:pPr>
      <w:r>
        <w:rPr>
          <w:rFonts w:ascii="Arial" w:eastAsia="Arial" w:hAnsi="Arial" w:cs="Arial"/>
          <w:color w:val="555759"/>
          <w:sz w:val="20"/>
          <w:szCs w:val="20"/>
        </w:rPr>
        <w:t>Ludic involvement</w:t>
      </w:r>
    </w:p>
    <w:p w14:paraId="1838FE6E" w14:textId="77777777" w:rsidR="00A91ECF" w:rsidRDefault="00A91ECF" w:rsidP="00A91ECF">
      <w:pPr>
        <w:rPr>
          <w:rFonts w:ascii="Arial" w:eastAsia="Arial" w:hAnsi="Arial" w:cs="Arial"/>
          <w:color w:val="555759"/>
          <w:sz w:val="20"/>
          <w:szCs w:val="20"/>
        </w:rPr>
      </w:pPr>
    </w:p>
    <w:p w14:paraId="29E2A544" w14:textId="7129629F" w:rsidR="00A91ECF" w:rsidRDefault="00A91ECF" w:rsidP="00A91ECF">
      <w:pPr>
        <w:rPr>
          <w:rFonts w:ascii="Arial" w:eastAsia="Arial" w:hAnsi="Arial" w:cs="Arial"/>
          <w:color w:val="555759"/>
          <w:sz w:val="20"/>
          <w:szCs w:val="20"/>
        </w:rPr>
      </w:pPr>
    </w:p>
    <w:p w14:paraId="716C491E" w14:textId="41EBC361" w:rsidR="00A91ECF" w:rsidRPr="00852723" w:rsidRDefault="00A91ECF" w:rsidP="00852723">
      <w:pPr>
        <w:pStyle w:val="Heading4"/>
        <w:rPr>
          <w:u w:val="single"/>
        </w:rPr>
      </w:pPr>
      <w:r w:rsidRPr="00852723">
        <w:rPr>
          <w:u w:val="single"/>
        </w:rPr>
        <w:t>Core gameplay loop</w:t>
      </w:r>
    </w:p>
    <w:p w14:paraId="5215AAF4" w14:textId="75EF3001" w:rsidR="00A91ECF" w:rsidRDefault="00A91ECF" w:rsidP="00852723">
      <w:pPr>
        <w:ind w:left="120"/>
        <w:rPr>
          <w:rFonts w:ascii="Arial" w:eastAsia="Arial" w:hAnsi="Arial" w:cs="Arial"/>
          <w:color w:val="555759"/>
          <w:sz w:val="20"/>
          <w:szCs w:val="20"/>
        </w:rPr>
      </w:pPr>
      <w:r>
        <w:rPr>
          <w:rFonts w:ascii="Arial" w:eastAsia="Arial" w:hAnsi="Arial" w:cs="Arial"/>
          <w:color w:val="555759"/>
          <w:sz w:val="20"/>
          <w:szCs w:val="20"/>
        </w:rPr>
        <w:t>Repetition is one of the fundamentals of play. When people enjoy something, they want to repeat it.</w:t>
      </w:r>
    </w:p>
    <w:p w14:paraId="5F2968AF" w14:textId="2B4B234A" w:rsidR="00A91ECF" w:rsidRDefault="00A91ECF" w:rsidP="00852723">
      <w:pPr>
        <w:pStyle w:val="ListParagraph"/>
        <w:numPr>
          <w:ilvl w:val="0"/>
          <w:numId w:val="27"/>
        </w:numPr>
        <w:ind w:left="840"/>
        <w:rPr>
          <w:rFonts w:ascii="Arial" w:eastAsia="Arial" w:hAnsi="Arial" w:cs="Arial"/>
          <w:color w:val="555759"/>
          <w:sz w:val="20"/>
          <w:szCs w:val="20"/>
        </w:rPr>
      </w:pPr>
      <w:r>
        <w:rPr>
          <w:rFonts w:ascii="Arial" w:eastAsia="Arial" w:hAnsi="Arial" w:cs="Arial"/>
          <w:color w:val="555759"/>
          <w:sz w:val="20"/>
          <w:szCs w:val="20"/>
        </w:rPr>
        <w:t>Video games have a few selected mechanics repeat over and over throughout the experience.</w:t>
      </w:r>
    </w:p>
    <w:p w14:paraId="119B750D" w14:textId="68F51090" w:rsidR="00A91ECF" w:rsidRDefault="00A91ECF" w:rsidP="00852723">
      <w:pPr>
        <w:pStyle w:val="ListParagraph"/>
        <w:numPr>
          <w:ilvl w:val="0"/>
          <w:numId w:val="27"/>
        </w:numPr>
        <w:ind w:left="840"/>
        <w:rPr>
          <w:rFonts w:ascii="Arial" w:eastAsia="Arial" w:hAnsi="Arial" w:cs="Arial"/>
          <w:color w:val="555759"/>
          <w:sz w:val="20"/>
          <w:szCs w:val="20"/>
        </w:rPr>
      </w:pPr>
      <w:r>
        <w:rPr>
          <w:rFonts w:ascii="Arial" w:eastAsia="Arial" w:hAnsi="Arial" w:cs="Arial"/>
          <w:color w:val="555759"/>
          <w:sz w:val="20"/>
          <w:szCs w:val="20"/>
        </w:rPr>
        <w:t>Consists of specific verbs – steering, sprinting or sneaking etc.</w:t>
      </w:r>
    </w:p>
    <w:p w14:paraId="58FF85E1" w14:textId="07E84CC5" w:rsidR="00A91ECF" w:rsidRDefault="00A91ECF" w:rsidP="00852723">
      <w:pPr>
        <w:ind w:left="120"/>
        <w:rPr>
          <w:rFonts w:ascii="Arial" w:eastAsia="Arial" w:hAnsi="Arial" w:cs="Arial"/>
          <w:color w:val="555759"/>
          <w:sz w:val="20"/>
          <w:szCs w:val="20"/>
        </w:rPr>
      </w:pPr>
      <w:r>
        <w:rPr>
          <w:rFonts w:ascii="Arial" w:eastAsia="Arial" w:hAnsi="Arial" w:cs="Arial"/>
          <w:color w:val="555759"/>
          <w:sz w:val="20"/>
          <w:szCs w:val="20"/>
        </w:rPr>
        <w:t>Loop of core gameplay loop comprises an action on player’s part. The result of that action, the player’s reaction to the result, and the game requiring the player to repeat the original action to progress.</w:t>
      </w:r>
    </w:p>
    <w:p w14:paraId="24B47731" w14:textId="72CC769C" w:rsidR="00852723" w:rsidRDefault="00852723" w:rsidP="00852723">
      <w:pPr>
        <w:ind w:left="120"/>
        <w:rPr>
          <w:rFonts w:ascii="Arial" w:eastAsia="Arial" w:hAnsi="Arial" w:cs="Arial"/>
          <w:color w:val="555759"/>
          <w:sz w:val="20"/>
          <w:szCs w:val="20"/>
        </w:rPr>
      </w:pPr>
      <w:r>
        <w:rPr>
          <w:rFonts w:ascii="Arial" w:eastAsia="Arial" w:hAnsi="Arial" w:cs="Arial"/>
          <w:color w:val="555759"/>
          <w:sz w:val="20"/>
          <w:szCs w:val="20"/>
        </w:rPr>
        <w:t>Although many people may consider “repetitive” to be a negative word, the art of creating video games must involve embracing repetition and providing circumstances that keep it interesting, compelling and rewarding.</w:t>
      </w:r>
    </w:p>
    <w:p w14:paraId="2D28D36F" w14:textId="77777777" w:rsidR="00852723" w:rsidRDefault="00852723" w:rsidP="00852723">
      <w:pPr>
        <w:ind w:left="120"/>
        <w:rPr>
          <w:rFonts w:ascii="Arial" w:eastAsia="Arial" w:hAnsi="Arial" w:cs="Arial"/>
          <w:color w:val="555759"/>
          <w:sz w:val="20"/>
          <w:szCs w:val="20"/>
        </w:rPr>
      </w:pPr>
    </w:p>
    <w:p w14:paraId="7AA587A4" w14:textId="2B75F325" w:rsidR="00852723" w:rsidRDefault="00852723" w:rsidP="00852723">
      <w:pPr>
        <w:ind w:left="120"/>
        <w:rPr>
          <w:rFonts w:ascii="Arial" w:eastAsia="Arial" w:hAnsi="Arial" w:cs="Arial"/>
          <w:color w:val="555759"/>
          <w:sz w:val="20"/>
          <w:szCs w:val="20"/>
        </w:rPr>
      </w:pPr>
      <w:r>
        <w:rPr>
          <w:rFonts w:ascii="Arial" w:eastAsia="Arial" w:hAnsi="Arial" w:cs="Arial"/>
          <w:color w:val="555759"/>
          <w:sz w:val="20"/>
          <w:szCs w:val="20"/>
        </w:rPr>
        <w:t>Tips for designing actions:</w:t>
      </w:r>
    </w:p>
    <w:p w14:paraId="57347FE6" w14:textId="024E7C6B" w:rsidR="00852723" w:rsidRDefault="00852723" w:rsidP="00852723">
      <w:pPr>
        <w:pStyle w:val="ListParagraph"/>
        <w:numPr>
          <w:ilvl w:val="0"/>
          <w:numId w:val="27"/>
        </w:numPr>
        <w:rPr>
          <w:rFonts w:ascii="Arial" w:eastAsia="Arial" w:hAnsi="Arial" w:cs="Arial"/>
          <w:color w:val="555759"/>
          <w:sz w:val="20"/>
          <w:szCs w:val="20"/>
        </w:rPr>
      </w:pPr>
      <w:r>
        <w:rPr>
          <w:rFonts w:ascii="Arial" w:eastAsia="Arial" w:hAnsi="Arial" w:cs="Arial"/>
          <w:color w:val="555759"/>
          <w:sz w:val="20"/>
          <w:szCs w:val="20"/>
        </w:rPr>
        <w:t>Easily understood</w:t>
      </w:r>
    </w:p>
    <w:p w14:paraId="7E7E05EA" w14:textId="2BF12304" w:rsidR="00852723" w:rsidRDefault="00852723" w:rsidP="00852723">
      <w:pPr>
        <w:pStyle w:val="ListParagraph"/>
        <w:numPr>
          <w:ilvl w:val="0"/>
          <w:numId w:val="27"/>
        </w:numPr>
        <w:rPr>
          <w:rFonts w:ascii="Arial" w:eastAsia="Arial" w:hAnsi="Arial" w:cs="Arial"/>
          <w:color w:val="555759"/>
          <w:sz w:val="20"/>
          <w:szCs w:val="20"/>
        </w:rPr>
      </w:pPr>
      <w:r>
        <w:rPr>
          <w:rFonts w:ascii="Arial" w:eastAsia="Arial" w:hAnsi="Arial" w:cs="Arial"/>
          <w:color w:val="555759"/>
          <w:sz w:val="20"/>
          <w:szCs w:val="20"/>
        </w:rPr>
        <w:t>Easily performed</w:t>
      </w:r>
    </w:p>
    <w:p w14:paraId="0D644888" w14:textId="74E24F04" w:rsidR="00852723" w:rsidRDefault="00852723" w:rsidP="00852723">
      <w:pPr>
        <w:pStyle w:val="ListParagraph"/>
        <w:numPr>
          <w:ilvl w:val="0"/>
          <w:numId w:val="27"/>
        </w:numPr>
        <w:rPr>
          <w:rFonts w:ascii="Arial" w:eastAsia="Arial" w:hAnsi="Arial" w:cs="Arial"/>
          <w:color w:val="555759"/>
          <w:sz w:val="20"/>
          <w:szCs w:val="20"/>
        </w:rPr>
      </w:pPr>
      <w:r>
        <w:rPr>
          <w:rFonts w:ascii="Arial" w:eastAsia="Arial" w:hAnsi="Arial" w:cs="Arial"/>
          <w:color w:val="555759"/>
          <w:sz w:val="20"/>
          <w:szCs w:val="20"/>
        </w:rPr>
        <w:t>Enjoyable</w:t>
      </w:r>
    </w:p>
    <w:p w14:paraId="51AE72E5" w14:textId="545029A2" w:rsidR="00852723" w:rsidRDefault="00852723" w:rsidP="00852723">
      <w:pPr>
        <w:pStyle w:val="ListParagraph"/>
        <w:numPr>
          <w:ilvl w:val="0"/>
          <w:numId w:val="27"/>
        </w:numPr>
        <w:rPr>
          <w:rFonts w:ascii="Arial" w:eastAsia="Arial" w:hAnsi="Arial" w:cs="Arial"/>
          <w:color w:val="555759"/>
          <w:sz w:val="20"/>
          <w:szCs w:val="20"/>
        </w:rPr>
      </w:pPr>
      <w:r>
        <w:rPr>
          <w:rFonts w:ascii="Arial" w:eastAsia="Arial" w:hAnsi="Arial" w:cs="Arial"/>
          <w:color w:val="555759"/>
          <w:sz w:val="20"/>
          <w:szCs w:val="20"/>
        </w:rPr>
        <w:t>Able to provide direct feedback</w:t>
      </w:r>
    </w:p>
    <w:p w14:paraId="73D27AE0" w14:textId="3AA58596" w:rsidR="00852723" w:rsidRDefault="00852723" w:rsidP="00852723">
      <w:pPr>
        <w:pStyle w:val="ListParagraph"/>
        <w:numPr>
          <w:ilvl w:val="0"/>
          <w:numId w:val="27"/>
        </w:numPr>
        <w:rPr>
          <w:rFonts w:ascii="Arial" w:eastAsia="Arial" w:hAnsi="Arial" w:cs="Arial"/>
          <w:color w:val="555759"/>
          <w:sz w:val="20"/>
          <w:szCs w:val="20"/>
        </w:rPr>
      </w:pPr>
      <w:r>
        <w:rPr>
          <w:rFonts w:ascii="Arial" w:eastAsia="Arial" w:hAnsi="Arial" w:cs="Arial"/>
          <w:color w:val="555759"/>
          <w:sz w:val="20"/>
          <w:szCs w:val="20"/>
        </w:rPr>
        <w:t>Flexible enough for multiple scenarios</w:t>
      </w:r>
    </w:p>
    <w:p w14:paraId="306DB577" w14:textId="51D6DCAB" w:rsidR="00852723" w:rsidRDefault="00852723" w:rsidP="00852723">
      <w:pPr>
        <w:pStyle w:val="ListParagraph"/>
        <w:numPr>
          <w:ilvl w:val="0"/>
          <w:numId w:val="27"/>
        </w:numPr>
        <w:rPr>
          <w:rFonts w:ascii="Arial" w:eastAsia="Arial" w:hAnsi="Arial" w:cs="Arial"/>
          <w:color w:val="555759"/>
          <w:sz w:val="20"/>
          <w:szCs w:val="20"/>
        </w:rPr>
      </w:pPr>
      <w:r>
        <w:rPr>
          <w:rFonts w:ascii="Arial" w:eastAsia="Arial" w:hAnsi="Arial" w:cs="Arial"/>
          <w:color w:val="555759"/>
          <w:sz w:val="20"/>
          <w:szCs w:val="20"/>
        </w:rPr>
        <w:t>Extendable with additional actions</w:t>
      </w:r>
    </w:p>
    <w:p w14:paraId="36CCE2AF" w14:textId="5B4EFC21" w:rsidR="00852723" w:rsidRDefault="00852723" w:rsidP="00852723">
      <w:pPr>
        <w:pStyle w:val="ListParagraph"/>
        <w:numPr>
          <w:ilvl w:val="0"/>
          <w:numId w:val="27"/>
        </w:numPr>
        <w:rPr>
          <w:rFonts w:ascii="Arial" w:eastAsia="Arial" w:hAnsi="Arial" w:cs="Arial"/>
          <w:color w:val="555759"/>
          <w:sz w:val="20"/>
          <w:szCs w:val="20"/>
        </w:rPr>
      </w:pPr>
      <w:r>
        <w:rPr>
          <w:rFonts w:ascii="Arial" w:eastAsia="Arial" w:hAnsi="Arial" w:cs="Arial"/>
          <w:color w:val="555759"/>
          <w:sz w:val="20"/>
          <w:szCs w:val="20"/>
        </w:rPr>
        <w:t>Combinable with other actions</w:t>
      </w:r>
    </w:p>
    <w:p w14:paraId="1E19808C" w14:textId="048DABBC" w:rsidR="00852723" w:rsidRPr="00852723" w:rsidRDefault="00852723" w:rsidP="00852723">
      <w:pPr>
        <w:pStyle w:val="ListParagraph"/>
        <w:numPr>
          <w:ilvl w:val="0"/>
          <w:numId w:val="27"/>
        </w:numPr>
        <w:rPr>
          <w:rFonts w:ascii="Arial" w:eastAsia="Arial" w:hAnsi="Arial" w:cs="Arial"/>
          <w:color w:val="555759"/>
          <w:sz w:val="20"/>
          <w:szCs w:val="20"/>
        </w:rPr>
      </w:pPr>
      <w:r>
        <w:rPr>
          <w:rFonts w:ascii="Arial" w:eastAsia="Arial" w:hAnsi="Arial" w:cs="Arial"/>
          <w:color w:val="555759"/>
          <w:sz w:val="20"/>
          <w:szCs w:val="20"/>
        </w:rPr>
        <w:t>Evolvable to provide support of other player loops</w:t>
      </w:r>
    </w:p>
    <w:p w14:paraId="309A0E10" w14:textId="77777777" w:rsidR="00A91ECF" w:rsidRDefault="00A91ECF" w:rsidP="00A91ECF">
      <w:pPr>
        <w:rPr>
          <w:rFonts w:ascii="Arial" w:eastAsia="Arial" w:hAnsi="Arial" w:cs="Arial"/>
          <w:color w:val="555759"/>
          <w:sz w:val="20"/>
          <w:szCs w:val="20"/>
        </w:rPr>
      </w:pPr>
    </w:p>
    <w:p w14:paraId="07EAB526" w14:textId="77777777" w:rsidR="00A91ECF" w:rsidRDefault="00A91ECF" w:rsidP="00A91ECF">
      <w:pPr>
        <w:rPr>
          <w:rFonts w:ascii="Arial" w:eastAsia="Arial" w:hAnsi="Arial" w:cs="Arial"/>
          <w:color w:val="555759"/>
          <w:sz w:val="20"/>
          <w:szCs w:val="20"/>
        </w:rPr>
      </w:pPr>
    </w:p>
    <w:p w14:paraId="427F2BA2" w14:textId="23B9C4CA" w:rsidR="00A91ECF" w:rsidRPr="00852723" w:rsidRDefault="00A91ECF" w:rsidP="00852723">
      <w:pPr>
        <w:pStyle w:val="Heading4"/>
        <w:rPr>
          <w:u w:val="single"/>
        </w:rPr>
      </w:pPr>
      <w:r w:rsidRPr="00852723">
        <w:rPr>
          <w:u w:val="single"/>
        </w:rPr>
        <w:t>Feedback loop</w:t>
      </w:r>
    </w:p>
    <w:p w14:paraId="5FE4B17B" w14:textId="536C1BB0" w:rsidR="00A91ECF" w:rsidRPr="00A91ECF" w:rsidRDefault="00A91ECF" w:rsidP="00852723">
      <w:pPr>
        <w:ind w:left="120"/>
        <w:rPr>
          <w:rFonts w:ascii="Arial" w:eastAsia="Arial" w:hAnsi="Arial" w:cs="Arial"/>
          <w:color w:val="555759"/>
          <w:sz w:val="20"/>
          <w:szCs w:val="20"/>
        </w:rPr>
      </w:pPr>
      <w:r>
        <w:rPr>
          <w:rFonts w:ascii="Arial" w:eastAsia="Arial" w:hAnsi="Arial" w:cs="Arial"/>
          <w:color w:val="555759"/>
          <w:sz w:val="20"/>
          <w:szCs w:val="20"/>
        </w:rPr>
        <w:t>Types of feedback loop:</w:t>
      </w:r>
    </w:p>
    <w:p w14:paraId="3D0875A9" w14:textId="306D3DEB" w:rsidR="00A91ECF" w:rsidRPr="00A91ECF" w:rsidRDefault="00A91ECF" w:rsidP="00852723">
      <w:pPr>
        <w:pStyle w:val="ListParagraph"/>
        <w:numPr>
          <w:ilvl w:val="0"/>
          <w:numId w:val="27"/>
        </w:numPr>
        <w:ind w:left="840"/>
        <w:rPr>
          <w:rFonts w:ascii="Arial" w:eastAsia="Arial" w:hAnsi="Arial" w:cs="Arial"/>
          <w:color w:val="555759"/>
          <w:sz w:val="20"/>
          <w:szCs w:val="20"/>
        </w:rPr>
      </w:pPr>
      <w:r>
        <w:rPr>
          <w:rFonts w:ascii="Arial" w:eastAsia="Arial" w:hAnsi="Arial" w:cs="Arial"/>
          <w:color w:val="555759"/>
          <w:sz w:val="20"/>
          <w:szCs w:val="20"/>
        </w:rPr>
        <w:t xml:space="preserve"> </w:t>
      </w:r>
      <w:r w:rsidRPr="00A91ECF">
        <w:rPr>
          <w:rFonts w:ascii="Arial" w:eastAsia="Arial" w:hAnsi="Arial" w:cs="Arial"/>
          <w:color w:val="555759"/>
          <w:sz w:val="20"/>
          <w:szCs w:val="20"/>
        </w:rPr>
        <w:t>Positive feedback loop</w:t>
      </w:r>
      <w:r>
        <w:rPr>
          <w:rFonts w:ascii="Arial" w:eastAsia="Arial" w:hAnsi="Arial" w:cs="Arial"/>
          <w:color w:val="555759"/>
          <w:sz w:val="20"/>
          <w:szCs w:val="20"/>
        </w:rPr>
        <w:t xml:space="preserve"> – achieving a goal is rewarded, which makes it easier to continue achieving goals.</w:t>
      </w:r>
    </w:p>
    <w:p w14:paraId="7AA15AFB" w14:textId="6FB3DF46" w:rsidR="00A91ECF" w:rsidRDefault="00A91ECF" w:rsidP="00852723">
      <w:pPr>
        <w:pStyle w:val="ListParagraph"/>
        <w:numPr>
          <w:ilvl w:val="0"/>
          <w:numId w:val="27"/>
        </w:numPr>
        <w:ind w:left="840"/>
        <w:rPr>
          <w:rFonts w:ascii="Arial" w:eastAsia="Arial" w:hAnsi="Arial" w:cs="Arial"/>
          <w:color w:val="555759"/>
          <w:sz w:val="20"/>
          <w:szCs w:val="20"/>
        </w:rPr>
      </w:pPr>
      <w:r w:rsidRPr="00A95336">
        <w:rPr>
          <w:rFonts w:ascii="Arial" w:eastAsia="Arial" w:hAnsi="Arial" w:cs="Arial"/>
          <w:color w:val="555759"/>
          <w:sz w:val="20"/>
          <w:szCs w:val="20"/>
        </w:rPr>
        <w:t xml:space="preserve">Negative feedback loop </w:t>
      </w:r>
      <w:r w:rsidR="00A95336" w:rsidRPr="00A95336">
        <w:rPr>
          <w:rFonts w:ascii="Arial" w:eastAsia="Arial" w:hAnsi="Arial" w:cs="Arial"/>
          <w:color w:val="555759"/>
          <w:sz w:val="20"/>
          <w:szCs w:val="20"/>
        </w:rPr>
        <w:t>–</w:t>
      </w:r>
      <w:r w:rsidRPr="00A95336">
        <w:rPr>
          <w:rFonts w:ascii="Arial" w:eastAsia="Arial" w:hAnsi="Arial" w:cs="Arial"/>
          <w:color w:val="555759"/>
          <w:sz w:val="20"/>
          <w:szCs w:val="20"/>
        </w:rPr>
        <w:t xml:space="preserve"> </w:t>
      </w:r>
      <w:r w:rsidR="00A95336" w:rsidRPr="00A95336">
        <w:rPr>
          <w:rFonts w:ascii="Arial" w:eastAsia="Arial" w:hAnsi="Arial" w:cs="Arial"/>
          <w:color w:val="555759"/>
          <w:sz w:val="20"/>
          <w:szCs w:val="20"/>
        </w:rPr>
        <w:t>achieving a goal makes it harder to continue achieving goals.</w:t>
      </w:r>
    </w:p>
    <w:p w14:paraId="490E2576" w14:textId="77777777" w:rsidR="00A95336" w:rsidRPr="00A95336" w:rsidRDefault="00A95336" w:rsidP="00852723">
      <w:pPr>
        <w:pStyle w:val="ListParagraph"/>
        <w:ind w:left="840"/>
        <w:rPr>
          <w:rFonts w:ascii="Arial" w:eastAsia="Arial" w:hAnsi="Arial" w:cs="Arial"/>
          <w:color w:val="555759"/>
          <w:sz w:val="20"/>
          <w:szCs w:val="20"/>
        </w:rPr>
      </w:pPr>
    </w:p>
    <w:p w14:paraId="7318CF3C" w14:textId="1E3E3B36" w:rsidR="00A95336" w:rsidRDefault="00A95336" w:rsidP="00852723">
      <w:pPr>
        <w:ind w:left="120"/>
        <w:rPr>
          <w:rFonts w:ascii="Arial" w:eastAsia="Arial" w:hAnsi="Arial" w:cs="Arial"/>
          <w:color w:val="555759"/>
          <w:sz w:val="20"/>
          <w:szCs w:val="20"/>
        </w:rPr>
      </w:pPr>
      <w:r>
        <w:rPr>
          <w:rFonts w:ascii="Arial" w:eastAsia="Arial" w:hAnsi="Arial" w:cs="Arial"/>
          <w:color w:val="555759"/>
          <w:sz w:val="20"/>
          <w:szCs w:val="20"/>
        </w:rPr>
        <w:t>Players are generally only interested in rewards that help them win. Although players want to be more powerful, what they really want is an interesting and challenging game. Sometimes, giving players’ more power goes counter to that goal.</w:t>
      </w:r>
    </w:p>
    <w:p w14:paraId="4E3AF0B0" w14:textId="77777777" w:rsidR="00A95336" w:rsidRDefault="00A95336" w:rsidP="00852723">
      <w:pPr>
        <w:ind w:left="120"/>
        <w:rPr>
          <w:rFonts w:ascii="Arial" w:eastAsia="Arial" w:hAnsi="Arial" w:cs="Arial"/>
          <w:color w:val="555759"/>
          <w:sz w:val="20"/>
          <w:szCs w:val="20"/>
        </w:rPr>
      </w:pPr>
    </w:p>
    <w:p w14:paraId="420264A7" w14:textId="05420DFC" w:rsidR="00A95336" w:rsidRDefault="00A95336" w:rsidP="00852723">
      <w:pPr>
        <w:ind w:left="120"/>
        <w:rPr>
          <w:rFonts w:ascii="Arial" w:eastAsia="Arial" w:hAnsi="Arial" w:cs="Arial"/>
          <w:color w:val="555759"/>
          <w:sz w:val="20"/>
          <w:szCs w:val="20"/>
        </w:rPr>
      </w:pPr>
      <w:r>
        <w:rPr>
          <w:rFonts w:ascii="Arial" w:eastAsia="Arial" w:hAnsi="Arial" w:cs="Arial"/>
          <w:color w:val="555759"/>
          <w:sz w:val="20"/>
          <w:szCs w:val="20"/>
        </w:rPr>
        <w:t xml:space="preserve">Negative feedback loops are sometimes seen as unfair. One must be careful in implementing negative </w:t>
      </w:r>
      <w:r>
        <w:rPr>
          <w:rFonts w:ascii="Arial" w:eastAsia="Arial" w:hAnsi="Arial" w:cs="Arial"/>
          <w:color w:val="555759"/>
          <w:sz w:val="20"/>
          <w:szCs w:val="20"/>
        </w:rPr>
        <w:lastRenderedPageBreak/>
        <w:t>feedback loops so that the performance in the game isn’t seen as irrelevant.</w:t>
      </w:r>
    </w:p>
    <w:p w14:paraId="1281FC58" w14:textId="3E70221D" w:rsidR="00A95336" w:rsidRDefault="00A95336" w:rsidP="00852723">
      <w:pPr>
        <w:pStyle w:val="ListParagraph"/>
        <w:numPr>
          <w:ilvl w:val="0"/>
          <w:numId w:val="27"/>
        </w:numPr>
        <w:ind w:left="840"/>
        <w:rPr>
          <w:rFonts w:ascii="Arial" w:eastAsia="Arial" w:hAnsi="Arial" w:cs="Arial"/>
          <w:color w:val="555759"/>
          <w:sz w:val="20"/>
          <w:szCs w:val="20"/>
        </w:rPr>
      </w:pPr>
      <w:r>
        <w:rPr>
          <w:rFonts w:ascii="Arial" w:eastAsia="Arial" w:hAnsi="Arial" w:cs="Arial"/>
          <w:color w:val="555759"/>
          <w:sz w:val="20"/>
          <w:szCs w:val="20"/>
        </w:rPr>
        <w:t>E.g. rubber banding mechanic in racing games, it acts a reward for bad driving and appears unfair for proficient driver.</w:t>
      </w:r>
    </w:p>
    <w:p w14:paraId="5DEFB7BF" w14:textId="77777777" w:rsidR="00A95336" w:rsidRDefault="00A95336" w:rsidP="00852723">
      <w:pPr>
        <w:pStyle w:val="ListParagraph"/>
        <w:ind w:left="840"/>
        <w:rPr>
          <w:rFonts w:ascii="Arial" w:eastAsia="Arial" w:hAnsi="Arial" w:cs="Arial"/>
          <w:color w:val="555759"/>
          <w:sz w:val="20"/>
          <w:szCs w:val="20"/>
        </w:rPr>
      </w:pPr>
    </w:p>
    <w:p w14:paraId="29390414" w14:textId="080913C8" w:rsidR="00A95336" w:rsidRPr="00A95336" w:rsidRDefault="00A95336" w:rsidP="00852723">
      <w:pPr>
        <w:ind w:left="120"/>
        <w:rPr>
          <w:rFonts w:ascii="Arial" w:eastAsia="Arial" w:hAnsi="Arial" w:cs="Arial"/>
          <w:color w:val="555759"/>
          <w:sz w:val="20"/>
          <w:szCs w:val="20"/>
          <w:u w:val="single"/>
        </w:rPr>
      </w:pPr>
      <w:r w:rsidRPr="00A95336">
        <w:rPr>
          <w:rFonts w:ascii="Arial" w:eastAsia="Arial" w:hAnsi="Arial" w:cs="Arial"/>
          <w:color w:val="555759"/>
          <w:sz w:val="20"/>
          <w:szCs w:val="20"/>
          <w:u w:val="single"/>
        </w:rPr>
        <w:t>How to fix a negative feedback loop:</w:t>
      </w:r>
    </w:p>
    <w:p w14:paraId="02E44729" w14:textId="0DF031EB" w:rsidR="00A95336" w:rsidRDefault="00A95336" w:rsidP="00852723">
      <w:pPr>
        <w:ind w:left="120"/>
        <w:rPr>
          <w:rFonts w:ascii="Arial" w:eastAsia="Arial" w:hAnsi="Arial" w:cs="Arial"/>
          <w:color w:val="555759"/>
          <w:sz w:val="20"/>
          <w:szCs w:val="20"/>
        </w:rPr>
      </w:pPr>
      <w:r>
        <w:rPr>
          <w:rFonts w:ascii="Arial" w:eastAsia="Arial" w:hAnsi="Arial" w:cs="Arial"/>
          <w:color w:val="555759"/>
          <w:sz w:val="20"/>
          <w:szCs w:val="20"/>
        </w:rPr>
        <w:t>Reward the player for achieving the game’s goals.</w:t>
      </w:r>
    </w:p>
    <w:p w14:paraId="64C1AE80" w14:textId="77777777" w:rsidR="00A95336" w:rsidRDefault="00A95336" w:rsidP="00852723">
      <w:pPr>
        <w:ind w:left="120"/>
        <w:rPr>
          <w:rFonts w:ascii="Arial" w:eastAsia="Arial" w:hAnsi="Arial" w:cs="Arial"/>
          <w:color w:val="555759"/>
          <w:sz w:val="20"/>
          <w:szCs w:val="20"/>
        </w:rPr>
      </w:pPr>
    </w:p>
    <w:p w14:paraId="6BEF9EB1" w14:textId="0D934809" w:rsidR="00A95336" w:rsidRPr="00A95336" w:rsidRDefault="00A95336" w:rsidP="00852723">
      <w:pPr>
        <w:ind w:left="120"/>
        <w:rPr>
          <w:rFonts w:ascii="Arial" w:eastAsia="Arial" w:hAnsi="Arial" w:cs="Arial"/>
          <w:color w:val="555759"/>
          <w:sz w:val="20"/>
          <w:szCs w:val="20"/>
          <w:u w:val="single"/>
        </w:rPr>
      </w:pPr>
      <w:r w:rsidRPr="00A95336">
        <w:rPr>
          <w:rFonts w:ascii="Arial" w:eastAsia="Arial" w:hAnsi="Arial" w:cs="Arial"/>
          <w:color w:val="555759"/>
          <w:sz w:val="20"/>
          <w:szCs w:val="20"/>
          <w:u w:val="single"/>
        </w:rPr>
        <w:t>How to fix positive feedback loop:</w:t>
      </w:r>
    </w:p>
    <w:p w14:paraId="20F45648" w14:textId="06C8C772" w:rsidR="00A95336" w:rsidRPr="00A95336" w:rsidRDefault="00852723" w:rsidP="00852723">
      <w:pPr>
        <w:ind w:left="120"/>
        <w:rPr>
          <w:rFonts w:ascii="Arial" w:eastAsia="Arial" w:hAnsi="Arial" w:cs="Arial"/>
          <w:color w:val="555759"/>
          <w:sz w:val="20"/>
          <w:szCs w:val="20"/>
        </w:rPr>
      </w:pPr>
      <w:r>
        <w:rPr>
          <w:rFonts w:ascii="Arial" w:eastAsia="Arial" w:hAnsi="Arial" w:cs="Arial"/>
          <w:color w:val="555759"/>
          <w:sz w:val="20"/>
          <w:szCs w:val="20"/>
        </w:rPr>
        <w:t>Designers may want to scrap positive feedback entirely, but they must be careful to make sure the players still feel an intrinsic reward for completing the game’s goals. Alternatively, consider finding a reward that doesn’t contribute to the player’s efficacy, like cosmetic rewards.</w:t>
      </w:r>
    </w:p>
    <w:p w14:paraId="6D06B801" w14:textId="77777777" w:rsidR="007C3C4F" w:rsidRDefault="00000000">
      <w:pPr>
        <w:rPr>
          <w:rFonts w:ascii="Arial" w:eastAsia="Arial" w:hAnsi="Arial" w:cs="Arial"/>
          <w:color w:val="555759"/>
          <w:sz w:val="20"/>
          <w:szCs w:val="20"/>
        </w:rPr>
      </w:pPr>
      <w:r>
        <w:pict w14:anchorId="2311698A">
          <v:rect id="_x0000_i1025" style="width:0;height:1.5pt" o:hralign="center" o:hrstd="t" o:hr="t" fillcolor="#a0a0a0" stroked="f"/>
        </w:pict>
      </w:r>
    </w:p>
    <w:p w14:paraId="35CDF6ED" w14:textId="77777777" w:rsidR="007C3C4F" w:rsidRDefault="007C3C4F">
      <w:pPr>
        <w:rPr>
          <w:rFonts w:ascii="Arial" w:eastAsia="Arial" w:hAnsi="Arial" w:cs="Arial"/>
          <w:color w:val="555759"/>
          <w:sz w:val="20"/>
          <w:szCs w:val="20"/>
        </w:rPr>
      </w:pPr>
    </w:p>
    <w:p w14:paraId="39869F9D" w14:textId="77777777" w:rsidR="007C3C4F" w:rsidRDefault="007C3C4F">
      <w:pPr>
        <w:rPr>
          <w:rFonts w:ascii="Arial" w:eastAsia="Arial" w:hAnsi="Arial" w:cs="Arial"/>
          <w:color w:val="555759"/>
          <w:sz w:val="20"/>
          <w:szCs w:val="20"/>
        </w:rPr>
      </w:pPr>
    </w:p>
    <w:p w14:paraId="7CA628BE" w14:textId="77777777" w:rsidR="007C3C4F" w:rsidRDefault="00000000">
      <w:pPr>
        <w:pStyle w:val="Heading2"/>
        <w:rPr>
          <w:u w:val="single"/>
        </w:rPr>
      </w:pPr>
      <w:bookmarkStart w:id="1" w:name="_yrvopayfriv" w:colFirst="0" w:colLast="0"/>
      <w:bookmarkEnd w:id="1"/>
      <w:r>
        <w:tab/>
      </w:r>
      <w:bookmarkStart w:id="2" w:name="_Toc173855274"/>
      <w:r>
        <w:rPr>
          <w:u w:val="single"/>
        </w:rPr>
        <w:t>Player</w:t>
      </w:r>
      <w:bookmarkEnd w:id="2"/>
    </w:p>
    <w:p w14:paraId="0D75F1A5" w14:textId="77777777" w:rsidR="007C3C4F" w:rsidRDefault="00000000">
      <w:pPr>
        <w:rPr>
          <w:rFonts w:ascii="Arial" w:eastAsia="Arial" w:hAnsi="Arial" w:cs="Arial"/>
          <w:color w:val="555759"/>
          <w:sz w:val="20"/>
          <w:szCs w:val="20"/>
        </w:rPr>
      </w:pPr>
      <w:r>
        <w:rPr>
          <w:rFonts w:ascii="Arial" w:eastAsia="Arial" w:hAnsi="Arial" w:cs="Arial"/>
          <w:color w:val="555759"/>
          <w:sz w:val="20"/>
          <w:szCs w:val="20"/>
        </w:rPr>
        <w:tab/>
        <w:t>Health: 100hp</w:t>
      </w:r>
    </w:p>
    <w:p w14:paraId="00C3FAB9" w14:textId="77777777" w:rsidR="007C3C4F" w:rsidRDefault="00000000">
      <w:pPr>
        <w:rPr>
          <w:rFonts w:ascii="Arial" w:eastAsia="Arial" w:hAnsi="Arial" w:cs="Arial"/>
          <w:color w:val="555759"/>
          <w:sz w:val="20"/>
          <w:szCs w:val="20"/>
        </w:rPr>
      </w:pPr>
      <w:r>
        <w:rPr>
          <w:rFonts w:ascii="Arial" w:eastAsia="Arial" w:hAnsi="Arial" w:cs="Arial"/>
          <w:color w:val="555759"/>
          <w:sz w:val="20"/>
          <w:szCs w:val="20"/>
        </w:rPr>
        <w:tab/>
        <w:t>Default weapon: knife</w:t>
      </w:r>
    </w:p>
    <w:p w14:paraId="79762C06" w14:textId="77777777" w:rsidR="007C3C4F" w:rsidRDefault="00000000">
      <w:pPr>
        <w:rPr>
          <w:rFonts w:ascii="Arial" w:eastAsia="Arial" w:hAnsi="Arial" w:cs="Arial"/>
          <w:color w:val="555759"/>
          <w:sz w:val="20"/>
          <w:szCs w:val="20"/>
        </w:rPr>
      </w:pPr>
      <w:r>
        <w:rPr>
          <w:rFonts w:ascii="Arial" w:eastAsia="Arial" w:hAnsi="Arial" w:cs="Arial"/>
          <w:color w:val="555759"/>
          <w:sz w:val="20"/>
          <w:szCs w:val="20"/>
        </w:rPr>
        <w:tab/>
        <w:t>Movement speed: 50 (placeholder value lol)</w:t>
      </w:r>
    </w:p>
    <w:p w14:paraId="4583D173" w14:textId="77777777" w:rsidR="007C3C4F" w:rsidRDefault="00000000">
      <w:pPr>
        <w:rPr>
          <w:rFonts w:ascii="Arial" w:eastAsia="Arial" w:hAnsi="Arial" w:cs="Arial"/>
          <w:color w:val="555759"/>
          <w:sz w:val="20"/>
          <w:szCs w:val="20"/>
        </w:rPr>
      </w:pPr>
      <w:r>
        <w:rPr>
          <w:rFonts w:ascii="Arial" w:eastAsia="Arial" w:hAnsi="Arial" w:cs="Arial"/>
          <w:color w:val="555759"/>
          <w:sz w:val="20"/>
          <w:szCs w:val="20"/>
        </w:rPr>
        <w:tab/>
      </w:r>
    </w:p>
    <w:p w14:paraId="6D07041D" w14:textId="77777777" w:rsidR="007C3C4F" w:rsidRDefault="00000000">
      <w:pPr>
        <w:rPr>
          <w:rFonts w:ascii="Arial" w:eastAsia="Arial" w:hAnsi="Arial" w:cs="Arial"/>
          <w:b/>
          <w:sz w:val="20"/>
          <w:szCs w:val="20"/>
        </w:rPr>
      </w:pPr>
      <w:r>
        <w:rPr>
          <w:rFonts w:ascii="Arial" w:eastAsia="Arial" w:hAnsi="Arial" w:cs="Arial"/>
          <w:color w:val="555759"/>
          <w:sz w:val="20"/>
          <w:szCs w:val="20"/>
        </w:rPr>
        <w:tab/>
      </w:r>
      <w:r>
        <w:rPr>
          <w:rFonts w:ascii="Arial" w:eastAsia="Arial" w:hAnsi="Arial" w:cs="Arial"/>
          <w:b/>
          <w:sz w:val="20"/>
          <w:szCs w:val="20"/>
        </w:rPr>
        <w:t>Some notes for self:</w:t>
      </w:r>
    </w:p>
    <w:p w14:paraId="4135B67C" w14:textId="77777777" w:rsidR="007C3C4F" w:rsidRDefault="00000000">
      <w:pPr>
        <w:rPr>
          <w:rFonts w:ascii="Arial" w:eastAsia="Arial" w:hAnsi="Arial" w:cs="Arial"/>
          <w:color w:val="555759"/>
          <w:sz w:val="20"/>
          <w:szCs w:val="20"/>
        </w:rPr>
      </w:pPr>
      <w:r>
        <w:rPr>
          <w:rFonts w:ascii="Arial" w:eastAsia="Arial" w:hAnsi="Arial" w:cs="Arial"/>
          <w:color w:val="555759"/>
          <w:sz w:val="20"/>
          <w:szCs w:val="20"/>
        </w:rPr>
        <w:tab/>
        <w:t>Player need to be mindful of bullet resource (maybe only civilian enemies will drop bullets but not a lot oso)</w:t>
      </w:r>
    </w:p>
    <w:p w14:paraId="44A686E4" w14:textId="77777777" w:rsidR="007C3C4F" w:rsidRDefault="00000000">
      <w:pPr>
        <w:rPr>
          <w:rFonts w:ascii="Arial" w:eastAsia="Arial" w:hAnsi="Arial" w:cs="Arial"/>
          <w:color w:val="555759"/>
          <w:sz w:val="20"/>
          <w:szCs w:val="20"/>
        </w:rPr>
      </w:pPr>
      <w:r>
        <w:rPr>
          <w:rFonts w:ascii="Arial" w:eastAsia="Arial" w:hAnsi="Arial" w:cs="Arial"/>
          <w:color w:val="555759"/>
          <w:sz w:val="20"/>
          <w:szCs w:val="20"/>
        </w:rPr>
        <w:tab/>
        <w:t>Player can probably only control 4 enemies at first</w:t>
      </w:r>
    </w:p>
    <w:p w14:paraId="4391BC7C" w14:textId="77777777" w:rsidR="007C3C4F" w:rsidRDefault="00000000">
      <w:pPr>
        <w:rPr>
          <w:rFonts w:ascii="Arial" w:eastAsia="Arial" w:hAnsi="Arial" w:cs="Arial"/>
          <w:color w:val="555759"/>
          <w:sz w:val="20"/>
          <w:szCs w:val="20"/>
        </w:rPr>
      </w:pPr>
      <w:r>
        <w:rPr>
          <w:rFonts w:ascii="Arial" w:eastAsia="Arial" w:hAnsi="Arial" w:cs="Arial"/>
          <w:color w:val="555759"/>
          <w:sz w:val="20"/>
          <w:szCs w:val="20"/>
        </w:rPr>
        <w:tab/>
        <w:t>After mechanic upgrade, player can control 6 regular enemies, or 1 advanced enemy and 1 regular enemy</w:t>
      </w:r>
    </w:p>
    <w:p w14:paraId="154975B9" w14:textId="77777777" w:rsidR="007A585A" w:rsidRDefault="007A585A">
      <w:pPr>
        <w:rPr>
          <w:rFonts w:ascii="Arial" w:eastAsia="Arial" w:hAnsi="Arial" w:cs="Arial"/>
          <w:color w:val="555759"/>
          <w:sz w:val="20"/>
          <w:szCs w:val="20"/>
        </w:rPr>
      </w:pPr>
    </w:p>
    <w:p w14:paraId="34A472FD" w14:textId="7DF54580" w:rsidR="007A585A" w:rsidRDefault="007A585A">
      <w:pPr>
        <w:rPr>
          <w:rFonts w:ascii="Arial" w:eastAsia="Arial" w:hAnsi="Arial" w:cs="Arial"/>
          <w:color w:val="555759"/>
          <w:sz w:val="20"/>
          <w:szCs w:val="20"/>
        </w:rPr>
      </w:pPr>
      <w:r>
        <w:rPr>
          <w:rFonts w:ascii="Arial" w:eastAsia="Arial" w:hAnsi="Arial" w:cs="Arial"/>
          <w:color w:val="555759"/>
          <w:sz w:val="20"/>
          <w:szCs w:val="20"/>
        </w:rPr>
        <w:tab/>
        <w:t>Player need to protect themselves. When players are free from enemies, they can revive an enemy to be own ally</w:t>
      </w:r>
    </w:p>
    <w:p w14:paraId="2F56638D" w14:textId="77777777" w:rsidR="007A585A" w:rsidRDefault="007A585A">
      <w:pPr>
        <w:rPr>
          <w:rFonts w:ascii="Arial" w:eastAsia="Arial" w:hAnsi="Arial" w:cs="Arial"/>
          <w:color w:val="555759"/>
          <w:sz w:val="20"/>
          <w:szCs w:val="20"/>
        </w:rPr>
      </w:pPr>
    </w:p>
    <w:p w14:paraId="51043C71" w14:textId="11C7A159" w:rsidR="007A585A" w:rsidRDefault="007A585A">
      <w:pPr>
        <w:rPr>
          <w:rFonts w:ascii="Arial" w:eastAsia="Arial" w:hAnsi="Arial" w:cs="Arial"/>
          <w:color w:val="555759"/>
          <w:sz w:val="20"/>
          <w:szCs w:val="20"/>
        </w:rPr>
      </w:pPr>
      <w:r>
        <w:rPr>
          <w:rFonts w:ascii="Arial" w:eastAsia="Arial" w:hAnsi="Arial" w:cs="Arial"/>
          <w:color w:val="555759"/>
          <w:sz w:val="20"/>
          <w:szCs w:val="20"/>
        </w:rPr>
        <w:tab/>
        <w:t>Current tasks:</w:t>
      </w:r>
    </w:p>
    <w:p w14:paraId="48749AA7" w14:textId="6098A496" w:rsidR="007A585A" w:rsidRDefault="007A585A">
      <w:pPr>
        <w:rPr>
          <w:rFonts w:ascii="Arial" w:eastAsia="Arial" w:hAnsi="Arial" w:cs="Arial"/>
          <w:color w:val="555759"/>
          <w:sz w:val="20"/>
          <w:szCs w:val="20"/>
        </w:rPr>
      </w:pPr>
      <w:r>
        <w:rPr>
          <w:rFonts w:ascii="Arial" w:eastAsia="Arial" w:hAnsi="Arial" w:cs="Arial"/>
          <w:color w:val="555759"/>
          <w:sz w:val="20"/>
          <w:szCs w:val="20"/>
        </w:rPr>
        <w:tab/>
        <w:t>Knife – weapon</w:t>
      </w:r>
    </w:p>
    <w:p w14:paraId="49E8BFFC" w14:textId="4170753B" w:rsidR="007A585A" w:rsidRDefault="007A585A">
      <w:pPr>
        <w:rPr>
          <w:rFonts w:ascii="Arial" w:eastAsia="Arial" w:hAnsi="Arial" w:cs="Arial"/>
          <w:color w:val="555759"/>
          <w:sz w:val="20"/>
          <w:szCs w:val="20"/>
        </w:rPr>
      </w:pPr>
      <w:r>
        <w:rPr>
          <w:rFonts w:ascii="Arial" w:eastAsia="Arial" w:hAnsi="Arial" w:cs="Arial"/>
          <w:color w:val="555759"/>
          <w:sz w:val="20"/>
          <w:szCs w:val="20"/>
        </w:rPr>
        <w:tab/>
        <w:t>Enemy – attacks player when see</w:t>
      </w:r>
    </w:p>
    <w:p w14:paraId="5CDD30C0" w14:textId="60CF6F62" w:rsidR="007A585A" w:rsidRDefault="007A585A">
      <w:pPr>
        <w:rPr>
          <w:rFonts w:ascii="Arial" w:eastAsia="Arial" w:hAnsi="Arial" w:cs="Arial"/>
          <w:color w:val="555759"/>
          <w:sz w:val="20"/>
          <w:szCs w:val="20"/>
        </w:rPr>
      </w:pPr>
      <w:r>
        <w:rPr>
          <w:rFonts w:ascii="Arial" w:eastAsia="Arial" w:hAnsi="Arial" w:cs="Arial"/>
          <w:color w:val="555759"/>
          <w:sz w:val="20"/>
          <w:szCs w:val="20"/>
        </w:rPr>
        <w:tab/>
        <w:t>Ally – enemy but friendly</w:t>
      </w:r>
    </w:p>
    <w:p w14:paraId="7A3EC118" w14:textId="376D3CE7" w:rsidR="00A95A91" w:rsidRDefault="00A95A91">
      <w:pPr>
        <w:rPr>
          <w:rFonts w:ascii="Arial" w:eastAsia="Arial" w:hAnsi="Arial" w:cs="Arial"/>
          <w:color w:val="555759"/>
          <w:sz w:val="20"/>
          <w:szCs w:val="20"/>
        </w:rPr>
      </w:pPr>
      <w:r>
        <w:rPr>
          <w:rFonts w:ascii="Arial" w:eastAsia="Arial" w:hAnsi="Arial" w:cs="Arial"/>
          <w:color w:val="555759"/>
          <w:sz w:val="20"/>
          <w:szCs w:val="20"/>
        </w:rPr>
        <w:tab/>
        <w:t>Game system – survive as long possible bs</w:t>
      </w:r>
    </w:p>
    <w:p w14:paraId="7586D69E" w14:textId="328C6BC0" w:rsidR="00A95A91" w:rsidRDefault="00A95A91">
      <w:pPr>
        <w:rPr>
          <w:rFonts w:ascii="Arial" w:eastAsia="Arial" w:hAnsi="Arial" w:cs="Arial"/>
          <w:color w:val="555759"/>
          <w:sz w:val="20"/>
          <w:szCs w:val="20"/>
        </w:rPr>
      </w:pPr>
      <w:r>
        <w:rPr>
          <w:rFonts w:ascii="Arial" w:eastAsia="Arial" w:hAnsi="Arial" w:cs="Arial"/>
          <w:color w:val="555759"/>
          <w:sz w:val="20"/>
          <w:szCs w:val="20"/>
        </w:rPr>
        <w:tab/>
        <w:t>Loot chests – drop from sky</w:t>
      </w:r>
    </w:p>
    <w:p w14:paraId="57493675" w14:textId="23DF762D" w:rsidR="00A95A91" w:rsidRDefault="00A95A91">
      <w:pPr>
        <w:rPr>
          <w:rFonts w:ascii="Arial" w:eastAsia="Arial" w:hAnsi="Arial" w:cs="Arial"/>
          <w:color w:val="555759"/>
          <w:sz w:val="20"/>
          <w:szCs w:val="20"/>
        </w:rPr>
      </w:pPr>
      <w:r>
        <w:rPr>
          <w:rFonts w:ascii="Arial" w:eastAsia="Arial" w:hAnsi="Arial" w:cs="Arial"/>
          <w:color w:val="555759"/>
          <w:sz w:val="20"/>
          <w:szCs w:val="20"/>
        </w:rPr>
        <w:tab/>
        <w:t>menu/ pause screen</w:t>
      </w:r>
    </w:p>
    <w:p w14:paraId="48F8AADA" w14:textId="60953F2E" w:rsidR="007C3C4F" w:rsidRDefault="00A95A91">
      <w:pPr>
        <w:rPr>
          <w:rFonts w:ascii="Arial" w:eastAsia="Arial" w:hAnsi="Arial" w:cs="Arial"/>
          <w:color w:val="555759"/>
          <w:sz w:val="20"/>
          <w:szCs w:val="20"/>
        </w:rPr>
      </w:pPr>
      <w:r>
        <w:rPr>
          <w:rFonts w:ascii="Arial" w:eastAsia="Arial" w:hAnsi="Arial" w:cs="Arial"/>
          <w:noProof/>
          <w:color w:val="555759"/>
          <w:sz w:val="20"/>
          <w:szCs w:val="20"/>
        </w:rPr>
        <w:lastRenderedPageBreak/>
        <w:drawing>
          <wp:inline distT="0" distB="0" distL="0" distR="0" wp14:anchorId="58A5B003" wp14:editId="15DFC1B1">
            <wp:extent cx="5486400" cy="3200400"/>
            <wp:effectExtent l="38100" t="0" r="19050" b="0"/>
            <wp:docPr id="336204680"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6BF43D1" w14:textId="77777777" w:rsidR="007C3C4F" w:rsidRDefault="007C3C4F">
      <w:pPr>
        <w:rPr>
          <w:rFonts w:ascii="Arial" w:eastAsia="Arial" w:hAnsi="Arial" w:cs="Arial"/>
          <w:color w:val="555759"/>
          <w:sz w:val="20"/>
          <w:szCs w:val="20"/>
        </w:rPr>
      </w:pPr>
    </w:p>
    <w:p w14:paraId="72995B80" w14:textId="77777777" w:rsidR="007C3C4F" w:rsidRDefault="007C3C4F">
      <w:pPr>
        <w:rPr>
          <w:rFonts w:ascii="Arial" w:eastAsia="Arial" w:hAnsi="Arial" w:cs="Arial"/>
          <w:color w:val="555759"/>
          <w:sz w:val="20"/>
          <w:szCs w:val="20"/>
        </w:rPr>
      </w:pPr>
    </w:p>
    <w:p w14:paraId="00582EA5" w14:textId="77777777" w:rsidR="007C3C4F" w:rsidRDefault="00000000">
      <w:pPr>
        <w:rPr>
          <w:rFonts w:ascii="Arial" w:eastAsia="Arial" w:hAnsi="Arial" w:cs="Arial"/>
          <w:color w:val="555759"/>
          <w:sz w:val="20"/>
          <w:szCs w:val="20"/>
        </w:rPr>
      </w:pPr>
      <w:r>
        <w:pict w14:anchorId="6E0A8A0E">
          <v:rect id="_x0000_i1026" style="width:0;height:1.5pt" o:hralign="center" o:hrstd="t" o:hr="t" fillcolor="#a0a0a0" stroked="f"/>
        </w:pict>
      </w:r>
    </w:p>
    <w:p w14:paraId="52022E35" w14:textId="77777777" w:rsidR="007C3C4F" w:rsidRDefault="00000000">
      <w:pPr>
        <w:pStyle w:val="Heading2"/>
        <w:rPr>
          <w:u w:val="single"/>
        </w:rPr>
      </w:pPr>
      <w:bookmarkStart w:id="3" w:name="_97czv0qia5cf" w:colFirst="0" w:colLast="0"/>
      <w:bookmarkEnd w:id="3"/>
      <w:r>
        <w:tab/>
      </w:r>
      <w:bookmarkStart w:id="4" w:name="_Toc173855275"/>
      <w:r>
        <w:rPr>
          <w:u w:val="single"/>
        </w:rPr>
        <w:t>Ally</w:t>
      </w:r>
      <w:bookmarkEnd w:id="4"/>
    </w:p>
    <w:p w14:paraId="38B37EEC" w14:textId="77777777" w:rsidR="007C3C4F" w:rsidRDefault="00000000">
      <w:pPr>
        <w:ind w:left="720"/>
        <w:rPr>
          <w:rFonts w:hint="eastAsia"/>
        </w:rPr>
      </w:pPr>
      <w:r>
        <w:t>Enemy after player use resurrection mechanic. Will follow player around and shoot nearby enemies. Will still have same max health and attack damage as when it is enemy.</w:t>
      </w:r>
    </w:p>
    <w:p w14:paraId="5918F987" w14:textId="77777777" w:rsidR="007C3C4F" w:rsidRDefault="00000000">
      <w:pPr>
        <w:ind w:left="720"/>
        <w:rPr>
          <w:rFonts w:hint="eastAsia"/>
        </w:rPr>
      </w:pPr>
      <w:r>
        <w:t>Since there is more than 1 enemy type, ally will need to be able to copy all related details from enemy without losing out anything. Some parts not compatible to gameplay might be removed and replaced with something else.</w:t>
      </w:r>
    </w:p>
    <w:p w14:paraId="2E29890F" w14:textId="77777777" w:rsidR="007C3C4F" w:rsidRDefault="007C3C4F">
      <w:pPr>
        <w:rPr>
          <w:rFonts w:ascii="Arial" w:eastAsia="Arial" w:hAnsi="Arial" w:cs="Arial"/>
          <w:color w:val="555759"/>
          <w:sz w:val="20"/>
          <w:szCs w:val="20"/>
        </w:rPr>
      </w:pPr>
    </w:p>
    <w:p w14:paraId="0A7BD633" w14:textId="77777777" w:rsidR="007C3C4F" w:rsidRDefault="00000000">
      <w:pPr>
        <w:rPr>
          <w:rFonts w:ascii="Arial" w:eastAsia="Arial" w:hAnsi="Arial" w:cs="Arial"/>
          <w:color w:val="555759"/>
          <w:sz w:val="20"/>
          <w:szCs w:val="20"/>
        </w:rPr>
      </w:pPr>
      <w:r>
        <w:pict w14:anchorId="255F1A66">
          <v:rect id="_x0000_i1027" style="width:0;height:1.5pt" o:hralign="center" o:hrstd="t" o:hr="t" fillcolor="#a0a0a0" stroked="f"/>
        </w:pict>
      </w:r>
    </w:p>
    <w:p w14:paraId="4BD51C85" w14:textId="77777777" w:rsidR="007C3C4F" w:rsidRDefault="007C3C4F">
      <w:pPr>
        <w:rPr>
          <w:rFonts w:ascii="Arial" w:eastAsia="Arial" w:hAnsi="Arial" w:cs="Arial"/>
          <w:color w:val="555759"/>
          <w:sz w:val="20"/>
          <w:szCs w:val="20"/>
        </w:rPr>
      </w:pPr>
    </w:p>
    <w:p w14:paraId="49B40AC9" w14:textId="77777777" w:rsidR="007C3C4F" w:rsidRDefault="00000000">
      <w:pPr>
        <w:pStyle w:val="Heading2"/>
        <w:ind w:left="1380" w:hanging="660"/>
        <w:rPr>
          <w:u w:val="single"/>
        </w:rPr>
      </w:pPr>
      <w:bookmarkStart w:id="5" w:name="_55xyy9uq6udz" w:colFirst="0" w:colLast="0"/>
      <w:bookmarkStart w:id="6" w:name="_Toc173855276"/>
      <w:bookmarkEnd w:id="5"/>
      <w:r>
        <w:rPr>
          <w:u w:val="single"/>
        </w:rPr>
        <w:t>Enemies</w:t>
      </w:r>
      <w:bookmarkEnd w:id="6"/>
    </w:p>
    <w:p w14:paraId="1B0E8D26" w14:textId="77777777" w:rsidR="007C3C4F" w:rsidRDefault="00000000">
      <w:pPr>
        <w:rPr>
          <w:rFonts w:hint="eastAsia"/>
        </w:rPr>
      </w:pPr>
      <w:r>
        <w:tab/>
        <w:t xml:space="preserve">Weak Point: </w:t>
      </w:r>
    </w:p>
    <w:p w14:paraId="1849B343" w14:textId="77777777" w:rsidR="007C3C4F" w:rsidRDefault="00000000">
      <w:pPr>
        <w:ind w:left="720"/>
        <w:rPr>
          <w:rFonts w:hint="eastAsia"/>
        </w:rPr>
      </w:pPr>
      <w:r>
        <w:t>player can shoot at enemies weak point to deal 1.5x dmg</w:t>
      </w:r>
    </w:p>
    <w:p w14:paraId="5E6EDD9E" w14:textId="77777777" w:rsidR="007C3C4F" w:rsidRDefault="00000000">
      <w:pPr>
        <w:ind w:left="720"/>
        <w:rPr>
          <w:rFonts w:hint="eastAsia"/>
        </w:rPr>
      </w:pPr>
      <w:r>
        <w:t>Universal enemy detection:</w:t>
      </w:r>
    </w:p>
    <w:p w14:paraId="5E38CCCA" w14:textId="77777777" w:rsidR="007C3C4F" w:rsidRDefault="00000000">
      <w:pPr>
        <w:numPr>
          <w:ilvl w:val="0"/>
          <w:numId w:val="6"/>
        </w:numPr>
        <w:rPr>
          <w:rFonts w:hint="eastAsia"/>
        </w:rPr>
      </w:pPr>
      <w:r>
        <w:t xml:space="preserve"> if player within enemy sight, target player</w:t>
      </w:r>
    </w:p>
    <w:p w14:paraId="44154BC8" w14:textId="77777777" w:rsidR="007C3C4F" w:rsidRDefault="00000000">
      <w:pPr>
        <w:numPr>
          <w:ilvl w:val="0"/>
          <w:numId w:val="6"/>
        </w:numPr>
        <w:rPr>
          <w:rFonts w:hint="eastAsia"/>
        </w:rPr>
      </w:pPr>
      <w:r>
        <w:t>If player move around enemy and is within their hearing range, start looking around/ move towards source of sound</w:t>
      </w:r>
    </w:p>
    <w:p w14:paraId="00090ECD" w14:textId="77777777" w:rsidR="007C3C4F" w:rsidRDefault="00000000">
      <w:pPr>
        <w:numPr>
          <w:ilvl w:val="0"/>
          <w:numId w:val="6"/>
        </w:numPr>
        <w:rPr>
          <w:rFonts w:hint="eastAsia"/>
        </w:rPr>
      </w:pPr>
      <w:r>
        <w:t>If enemies in a cluster (multiple enemies with overlapping hearing range) and one of enemy is killed, all enemies in cluster will become alerted</w:t>
      </w:r>
    </w:p>
    <w:p w14:paraId="76898B76" w14:textId="77777777" w:rsidR="007C3C4F" w:rsidRDefault="00000000">
      <w:pPr>
        <w:numPr>
          <w:ilvl w:val="0"/>
          <w:numId w:val="6"/>
        </w:numPr>
        <w:rPr>
          <w:rFonts w:hint="eastAsia"/>
        </w:rPr>
      </w:pPr>
      <w:r>
        <w:t>If one of enemy in cluster killed and was targeting player, all enemies in cluster will target player</w:t>
      </w:r>
    </w:p>
    <w:p w14:paraId="15B82887" w14:textId="77777777" w:rsidR="007C3C4F" w:rsidRDefault="00000000">
      <w:pPr>
        <w:pStyle w:val="Heading4"/>
        <w:ind w:firstLine="720"/>
      </w:pPr>
      <w:bookmarkStart w:id="7" w:name="_hd4bxmqznepc" w:colFirst="0" w:colLast="0"/>
      <w:bookmarkEnd w:id="7"/>
      <w:r>
        <w:lastRenderedPageBreak/>
        <w:t>basic enemy</w:t>
      </w:r>
    </w:p>
    <w:p w14:paraId="54F7917E"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base health: 1 headshot/  1 regular shot + 1 knife (</w:t>
      </w:r>
      <w:r>
        <w:rPr>
          <w:rFonts w:ascii="Arial" w:eastAsia="Arial" w:hAnsi="Arial" w:cs="Arial"/>
          <w:color w:val="FF0000"/>
          <w:sz w:val="20"/>
          <w:szCs w:val="20"/>
        </w:rPr>
        <w:t>30 hp</w:t>
      </w:r>
      <w:r>
        <w:rPr>
          <w:rFonts w:ascii="Arial" w:eastAsia="Arial" w:hAnsi="Arial" w:cs="Arial"/>
          <w:color w:val="555759"/>
          <w:sz w:val="20"/>
          <w:szCs w:val="20"/>
        </w:rPr>
        <w:t>)</w:t>
      </w:r>
    </w:p>
    <w:p w14:paraId="38956F6F"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Dmg: 10 dmg</w:t>
      </w:r>
    </w:p>
    <w:p w14:paraId="57E0B4F0"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Attack speed: 2 sec</w:t>
      </w:r>
    </w:p>
    <w:p w14:paraId="628A3D31"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weak point: head</w:t>
      </w:r>
    </w:p>
    <w:p w14:paraId="6C5A711E"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Movement speed: slightly slower than player (45, according to players placeholder value)</w:t>
      </w:r>
    </w:p>
    <w:p w14:paraId="64B27073"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Attack pattern: enemy will get near player before attacking. If enemy is very close to player, it will lunge forward slightly and bite. If player is within max attack distance of enemy, enemy will swipe their arm at player</w:t>
      </w:r>
    </w:p>
    <w:p w14:paraId="2C90E2FD" w14:textId="77777777" w:rsidR="007C3C4F" w:rsidRDefault="007C3C4F">
      <w:pPr>
        <w:ind w:left="720"/>
        <w:rPr>
          <w:rFonts w:ascii="Arial" w:eastAsia="Arial" w:hAnsi="Arial" w:cs="Arial"/>
          <w:color w:val="555759"/>
          <w:sz w:val="20"/>
          <w:szCs w:val="20"/>
        </w:rPr>
      </w:pPr>
    </w:p>
    <w:p w14:paraId="4D60DD60" w14:textId="77777777" w:rsidR="007C3C4F" w:rsidRDefault="007C3C4F">
      <w:pPr>
        <w:ind w:left="720"/>
        <w:rPr>
          <w:rFonts w:ascii="Arial" w:eastAsia="Arial" w:hAnsi="Arial" w:cs="Arial"/>
          <w:color w:val="555759"/>
          <w:sz w:val="20"/>
          <w:szCs w:val="20"/>
        </w:rPr>
      </w:pPr>
    </w:p>
    <w:tbl>
      <w:tblPr>
        <w:tblStyle w:val="a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7C3C4F" w14:paraId="2579572C" w14:textId="77777777">
        <w:tc>
          <w:tcPr>
            <w:tcW w:w="8640" w:type="dxa"/>
            <w:shd w:val="clear" w:color="auto" w:fill="auto"/>
            <w:tcMar>
              <w:top w:w="100" w:type="dxa"/>
              <w:left w:w="100" w:type="dxa"/>
              <w:bottom w:w="100" w:type="dxa"/>
              <w:right w:w="100" w:type="dxa"/>
            </w:tcMar>
          </w:tcPr>
          <w:p w14:paraId="18198112" w14:textId="77777777" w:rsidR="007C3C4F" w:rsidRDefault="00000000">
            <w:pPr>
              <w:pStyle w:val="Heading6"/>
              <w:rPr>
                <w:rFonts w:hint="eastAsia"/>
              </w:rPr>
            </w:pPr>
            <w:bookmarkStart w:id="8" w:name="_mejkw23u1yhz" w:colFirst="0" w:colLast="0"/>
            <w:bookmarkEnd w:id="8"/>
            <w:r>
              <w:t>Attempt to make enemy dying condition</w:t>
            </w:r>
          </w:p>
        </w:tc>
      </w:tr>
      <w:tr w:rsidR="007C3C4F" w14:paraId="3162F139" w14:textId="77777777">
        <w:trPr>
          <w:trHeight w:val="4857"/>
        </w:trPr>
        <w:tc>
          <w:tcPr>
            <w:tcW w:w="8640" w:type="dxa"/>
            <w:shd w:val="clear" w:color="auto" w:fill="auto"/>
            <w:tcMar>
              <w:top w:w="100" w:type="dxa"/>
              <w:left w:w="100" w:type="dxa"/>
              <w:bottom w:w="100" w:type="dxa"/>
              <w:right w:w="100" w:type="dxa"/>
            </w:tcMar>
          </w:tcPr>
          <w:p w14:paraId="3B11FF56" w14:textId="77777777" w:rsidR="007C3C4F" w:rsidRDefault="007C3C4F">
            <w:pPr>
              <w:pBdr>
                <w:top w:val="nil"/>
                <w:left w:val="nil"/>
                <w:bottom w:val="nil"/>
                <w:right w:val="nil"/>
                <w:between w:val="nil"/>
              </w:pBdr>
              <w:rPr>
                <w:rFonts w:ascii="Arial" w:eastAsia="Arial" w:hAnsi="Arial" w:cs="Arial"/>
                <w:color w:val="555759"/>
                <w:sz w:val="20"/>
                <w:szCs w:val="20"/>
              </w:rPr>
            </w:pPr>
          </w:p>
          <w:p w14:paraId="3C7D639A" w14:textId="77777777" w:rsidR="007C3C4F" w:rsidRDefault="00000000">
            <w:pPr>
              <w:pBdr>
                <w:top w:val="nil"/>
                <w:left w:val="nil"/>
                <w:bottom w:val="nil"/>
                <w:right w:val="nil"/>
                <w:between w:val="nil"/>
              </w:pBdr>
              <w:rPr>
                <w:rFonts w:ascii="Arial" w:eastAsia="Arial" w:hAnsi="Arial" w:cs="Arial"/>
                <w:color w:val="555759"/>
                <w:sz w:val="20"/>
                <w:szCs w:val="20"/>
              </w:rPr>
            </w:pPr>
            <w:r>
              <w:rPr>
                <w:rFonts w:ascii="Arial" w:eastAsia="Arial" w:hAnsi="Arial" w:cs="Arial"/>
                <w:color w:val="555759"/>
                <w:sz w:val="20"/>
                <w:szCs w:val="20"/>
              </w:rPr>
              <w:t xml:space="preserve">Ignore the event hit blocks, i made it after deleting my attempt to pass in </w:t>
            </w:r>
            <w:r>
              <w:rPr>
                <w:rFonts w:ascii="Arial" w:eastAsia="Arial" w:hAnsi="Arial" w:cs="Arial"/>
                <w:noProof/>
                <w:color w:val="555759"/>
                <w:sz w:val="20"/>
                <w:szCs w:val="20"/>
              </w:rPr>
              <w:drawing>
                <wp:inline distT="114300" distB="114300" distL="114300" distR="114300" wp14:anchorId="4C847054" wp14:editId="0FD625FA">
                  <wp:extent cx="5353050" cy="2819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353050" cy="2819400"/>
                          </a:xfrm>
                          <a:prstGeom prst="rect">
                            <a:avLst/>
                          </a:prstGeom>
                          <a:ln/>
                        </pic:spPr>
                      </pic:pic>
                    </a:graphicData>
                  </a:graphic>
                </wp:inline>
              </w:drawing>
            </w:r>
            <w:r>
              <w:rPr>
                <w:rFonts w:ascii="Arial" w:eastAsia="Arial" w:hAnsi="Arial" w:cs="Arial"/>
                <w:color w:val="555759"/>
                <w:sz w:val="20"/>
                <w:szCs w:val="20"/>
              </w:rPr>
              <w:t>projectile reference</w:t>
            </w:r>
          </w:p>
        </w:tc>
      </w:tr>
      <w:tr w:rsidR="007C3C4F" w14:paraId="30FFBD30" w14:textId="77777777">
        <w:tc>
          <w:tcPr>
            <w:tcW w:w="8640" w:type="dxa"/>
            <w:shd w:val="clear" w:color="auto" w:fill="auto"/>
            <w:tcMar>
              <w:top w:w="100" w:type="dxa"/>
              <w:left w:w="100" w:type="dxa"/>
              <w:bottom w:w="100" w:type="dxa"/>
              <w:right w:w="100" w:type="dxa"/>
            </w:tcMar>
          </w:tcPr>
          <w:p w14:paraId="3BCCEF39" w14:textId="77777777" w:rsidR="007C3C4F" w:rsidRDefault="00000000">
            <w:pPr>
              <w:numPr>
                <w:ilvl w:val="0"/>
                <w:numId w:val="18"/>
              </w:numPr>
              <w:pBdr>
                <w:top w:val="nil"/>
                <w:left w:val="nil"/>
                <w:bottom w:val="nil"/>
                <w:right w:val="nil"/>
                <w:between w:val="nil"/>
              </w:pBdr>
              <w:rPr>
                <w:rFonts w:ascii="Arial" w:eastAsia="Arial" w:hAnsi="Arial" w:cs="Arial"/>
                <w:color w:val="555759"/>
                <w:sz w:val="20"/>
                <w:szCs w:val="20"/>
              </w:rPr>
            </w:pPr>
            <w:r>
              <w:rPr>
                <w:rFonts w:ascii="Arial" w:eastAsia="Arial" w:hAnsi="Arial" w:cs="Arial"/>
                <w:color w:val="555759"/>
                <w:sz w:val="20"/>
                <w:szCs w:val="20"/>
              </w:rPr>
              <w:t>Tried to make a variable that takes in any actors, but then realised i didnt know how to pass projectile reference from its own class to entity taking damage.</w:t>
            </w:r>
          </w:p>
          <w:p w14:paraId="40023D8A" w14:textId="77777777" w:rsidR="007C3C4F" w:rsidRDefault="00000000">
            <w:pPr>
              <w:numPr>
                <w:ilvl w:val="0"/>
                <w:numId w:val="18"/>
              </w:numPr>
              <w:pBdr>
                <w:top w:val="nil"/>
                <w:left w:val="nil"/>
                <w:bottom w:val="nil"/>
                <w:right w:val="nil"/>
                <w:between w:val="nil"/>
              </w:pBdr>
              <w:rPr>
                <w:rFonts w:ascii="Arial" w:eastAsia="Arial" w:hAnsi="Arial" w:cs="Arial"/>
                <w:color w:val="555759"/>
                <w:sz w:val="20"/>
                <w:szCs w:val="20"/>
              </w:rPr>
            </w:pPr>
            <w:r>
              <w:rPr>
                <w:rFonts w:ascii="Arial" w:eastAsia="Arial" w:hAnsi="Arial" w:cs="Arial"/>
                <w:color w:val="555759"/>
                <w:sz w:val="20"/>
                <w:szCs w:val="20"/>
              </w:rPr>
              <w:t xml:space="preserve">Planned to have enemy check for </w:t>
            </w:r>
          </w:p>
        </w:tc>
      </w:tr>
    </w:tbl>
    <w:p w14:paraId="5E099D0C" w14:textId="77777777" w:rsidR="007C3C4F" w:rsidRDefault="007C3C4F">
      <w:pPr>
        <w:rPr>
          <w:rFonts w:ascii="Arial" w:eastAsia="Arial" w:hAnsi="Arial" w:cs="Arial"/>
          <w:color w:val="555759"/>
          <w:sz w:val="20"/>
          <w:szCs w:val="20"/>
        </w:rPr>
        <w:sectPr w:rsidR="007C3C4F">
          <w:headerReference w:type="default" r:id="rId17"/>
          <w:footerReference w:type="default" r:id="rId18"/>
          <w:pgSz w:w="12240" w:h="15840"/>
          <w:pgMar w:top="1440" w:right="1440" w:bottom="1440" w:left="1440" w:header="0" w:footer="696" w:gutter="0"/>
          <w:pgNumType w:start="9"/>
          <w:cols w:space="720"/>
        </w:sectPr>
      </w:pPr>
    </w:p>
    <w:p w14:paraId="31DAC18F" w14:textId="77777777" w:rsidR="007C3C4F" w:rsidRDefault="007C3C4F">
      <w:pPr>
        <w:rPr>
          <w:rFonts w:ascii="Arial" w:eastAsia="Arial" w:hAnsi="Arial" w:cs="Arial"/>
          <w:color w:val="555759"/>
          <w:sz w:val="20"/>
          <w:szCs w:val="20"/>
        </w:rPr>
      </w:pPr>
    </w:p>
    <w:tbl>
      <w:tblPr>
        <w:tblStyle w:val="a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7C3C4F" w14:paraId="2D511A21" w14:textId="77777777">
        <w:tc>
          <w:tcPr>
            <w:tcW w:w="8640" w:type="dxa"/>
            <w:shd w:val="clear" w:color="auto" w:fill="auto"/>
            <w:tcMar>
              <w:top w:w="100" w:type="dxa"/>
              <w:left w:w="100" w:type="dxa"/>
              <w:bottom w:w="100" w:type="dxa"/>
              <w:right w:w="100" w:type="dxa"/>
            </w:tcMar>
          </w:tcPr>
          <w:p w14:paraId="30404984" w14:textId="77777777" w:rsidR="007C3C4F" w:rsidRDefault="00000000">
            <w:pPr>
              <w:pStyle w:val="Heading6"/>
              <w:rPr>
                <w:rFonts w:hint="eastAsia"/>
              </w:rPr>
            </w:pPr>
            <w:bookmarkStart w:id="9" w:name="_ep76xv505r4" w:colFirst="0" w:colLast="0"/>
            <w:bookmarkEnd w:id="9"/>
            <w:r>
              <w:t>Attempting to reduce health from enemy</w:t>
            </w:r>
          </w:p>
        </w:tc>
      </w:tr>
      <w:tr w:rsidR="007C3C4F" w14:paraId="6F01A34B" w14:textId="77777777">
        <w:trPr>
          <w:trHeight w:val="4857"/>
        </w:trPr>
        <w:tc>
          <w:tcPr>
            <w:tcW w:w="8640" w:type="dxa"/>
            <w:shd w:val="clear" w:color="auto" w:fill="auto"/>
            <w:tcMar>
              <w:top w:w="100" w:type="dxa"/>
              <w:left w:w="100" w:type="dxa"/>
              <w:bottom w:w="100" w:type="dxa"/>
              <w:right w:w="100" w:type="dxa"/>
            </w:tcMar>
          </w:tcPr>
          <w:p w14:paraId="1B644147" w14:textId="77777777" w:rsidR="007C3C4F" w:rsidRDefault="007C3C4F">
            <w:pPr>
              <w:rPr>
                <w:rFonts w:ascii="Arial" w:eastAsia="Arial" w:hAnsi="Arial" w:cs="Arial"/>
                <w:color w:val="555759"/>
                <w:sz w:val="20"/>
                <w:szCs w:val="20"/>
              </w:rPr>
            </w:pPr>
          </w:p>
          <w:p w14:paraId="7028F9BC" w14:textId="77777777" w:rsidR="007C3C4F" w:rsidRDefault="00000000">
            <w:pPr>
              <w:jc w:val="center"/>
              <w:rPr>
                <w:rFonts w:ascii="Arial" w:eastAsia="Arial" w:hAnsi="Arial" w:cs="Arial"/>
                <w:color w:val="555759"/>
                <w:sz w:val="20"/>
                <w:szCs w:val="20"/>
              </w:rPr>
            </w:pPr>
            <w:r>
              <w:rPr>
                <w:rFonts w:ascii="Arial" w:eastAsia="Arial" w:hAnsi="Arial" w:cs="Arial"/>
                <w:noProof/>
                <w:color w:val="555759"/>
                <w:sz w:val="20"/>
                <w:szCs w:val="20"/>
              </w:rPr>
              <w:drawing>
                <wp:inline distT="114300" distB="114300" distL="114300" distR="114300" wp14:anchorId="257BAB08" wp14:editId="145D2920">
                  <wp:extent cx="5076825" cy="36195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r="5160"/>
                          <a:stretch>
                            <a:fillRect/>
                          </a:stretch>
                        </pic:blipFill>
                        <pic:spPr>
                          <a:xfrm>
                            <a:off x="0" y="0"/>
                            <a:ext cx="5076825" cy="3619500"/>
                          </a:xfrm>
                          <a:prstGeom prst="rect">
                            <a:avLst/>
                          </a:prstGeom>
                          <a:ln/>
                        </pic:spPr>
                      </pic:pic>
                    </a:graphicData>
                  </a:graphic>
                </wp:inline>
              </w:drawing>
            </w:r>
          </w:p>
        </w:tc>
      </w:tr>
      <w:tr w:rsidR="007C3C4F" w14:paraId="694A9325" w14:textId="77777777">
        <w:tc>
          <w:tcPr>
            <w:tcW w:w="8640" w:type="dxa"/>
            <w:shd w:val="clear" w:color="auto" w:fill="auto"/>
            <w:tcMar>
              <w:top w:w="100" w:type="dxa"/>
              <w:left w:w="100" w:type="dxa"/>
              <w:bottom w:w="100" w:type="dxa"/>
              <w:right w:w="100" w:type="dxa"/>
            </w:tcMar>
          </w:tcPr>
          <w:p w14:paraId="2CE27A25" w14:textId="77777777" w:rsidR="007C3C4F" w:rsidRDefault="00000000">
            <w:pPr>
              <w:rPr>
                <w:rFonts w:ascii="Arial" w:eastAsia="Arial" w:hAnsi="Arial" w:cs="Arial"/>
                <w:color w:val="555759"/>
                <w:sz w:val="20"/>
                <w:szCs w:val="20"/>
              </w:rPr>
            </w:pPr>
            <w:r>
              <w:rPr>
                <w:rFonts w:ascii="Arial" w:eastAsia="Arial" w:hAnsi="Arial" w:cs="Arial"/>
                <w:color w:val="555759"/>
                <w:sz w:val="20"/>
                <w:szCs w:val="20"/>
              </w:rPr>
              <w:t>Problem: code stops executing at cast to weapon class, but doesnt display cast failed message</w:t>
            </w:r>
          </w:p>
          <w:p w14:paraId="0774A7B3" w14:textId="77777777" w:rsidR="007C3C4F" w:rsidRDefault="00000000">
            <w:pPr>
              <w:numPr>
                <w:ilvl w:val="0"/>
                <w:numId w:val="16"/>
              </w:numPr>
              <w:rPr>
                <w:rFonts w:ascii="Arial" w:eastAsia="Arial" w:hAnsi="Arial" w:cs="Arial"/>
                <w:color w:val="555759"/>
                <w:sz w:val="20"/>
                <w:szCs w:val="20"/>
              </w:rPr>
            </w:pPr>
            <w:r>
              <w:rPr>
                <w:rFonts w:ascii="Arial" w:eastAsia="Arial" w:hAnsi="Arial" w:cs="Arial"/>
                <w:color w:val="555759"/>
                <w:sz w:val="20"/>
                <w:szCs w:val="20"/>
              </w:rPr>
              <w:t>Casting to weapon class to get weapon damage</w:t>
            </w:r>
          </w:p>
          <w:p w14:paraId="215231BB" w14:textId="77777777" w:rsidR="007C3C4F" w:rsidRDefault="00000000">
            <w:pPr>
              <w:numPr>
                <w:ilvl w:val="0"/>
                <w:numId w:val="16"/>
              </w:numPr>
              <w:rPr>
                <w:rFonts w:ascii="Arial" w:eastAsia="Arial" w:hAnsi="Arial" w:cs="Arial"/>
                <w:color w:val="555759"/>
                <w:sz w:val="20"/>
                <w:szCs w:val="20"/>
              </w:rPr>
            </w:pPr>
            <w:r>
              <w:rPr>
                <w:rFonts w:ascii="Arial" w:eastAsia="Arial" w:hAnsi="Arial" w:cs="Arial"/>
                <w:color w:val="555759"/>
                <w:sz w:val="20"/>
                <w:szCs w:val="20"/>
              </w:rPr>
              <w:t xml:space="preserve">Need to find </w:t>
            </w:r>
            <w:r>
              <w:rPr>
                <w:rFonts w:ascii="Arial" w:eastAsia="Arial" w:hAnsi="Arial" w:cs="Arial"/>
                <w:color w:val="555759"/>
                <w:sz w:val="20"/>
                <w:szCs w:val="20"/>
                <w:shd w:val="clear" w:color="auto" w:fill="FFF2CC"/>
              </w:rPr>
              <w:t>alternative way to accessing weapon class and getting weapon damage</w:t>
            </w:r>
            <w:r>
              <w:rPr>
                <w:rFonts w:ascii="Arial" w:eastAsia="Arial" w:hAnsi="Arial" w:cs="Arial"/>
                <w:color w:val="555759"/>
                <w:sz w:val="20"/>
                <w:szCs w:val="20"/>
              </w:rPr>
              <w:t xml:space="preserve"> OR </w:t>
            </w:r>
            <w:r>
              <w:rPr>
                <w:rFonts w:ascii="Arial" w:eastAsia="Arial" w:hAnsi="Arial" w:cs="Arial"/>
                <w:color w:val="555759"/>
                <w:sz w:val="20"/>
                <w:szCs w:val="20"/>
                <w:shd w:val="clear" w:color="auto" w:fill="FFF2CC"/>
              </w:rPr>
              <w:t>bullet inherit weapon damage the moment it is spawned in</w:t>
            </w:r>
            <w:r>
              <w:rPr>
                <w:rFonts w:ascii="Arial" w:eastAsia="Arial" w:hAnsi="Arial" w:cs="Arial"/>
                <w:color w:val="555759"/>
                <w:sz w:val="20"/>
                <w:szCs w:val="20"/>
              </w:rPr>
              <w:t xml:space="preserve"> when player shoot</w:t>
            </w:r>
            <w:r>
              <w:rPr>
                <w:rFonts w:ascii="Arial" w:eastAsia="Arial" w:hAnsi="Arial" w:cs="Arial"/>
                <w:color w:val="555759"/>
                <w:sz w:val="20"/>
                <w:szCs w:val="20"/>
              </w:rPr>
              <w:tab/>
            </w:r>
          </w:p>
        </w:tc>
      </w:tr>
      <w:tr w:rsidR="007C3C4F" w14:paraId="16ACEBBB" w14:textId="77777777">
        <w:tc>
          <w:tcPr>
            <w:tcW w:w="8640" w:type="dxa"/>
            <w:shd w:val="clear" w:color="auto" w:fill="auto"/>
            <w:tcMar>
              <w:top w:w="100" w:type="dxa"/>
              <w:left w:w="100" w:type="dxa"/>
              <w:bottom w:w="100" w:type="dxa"/>
              <w:right w:w="100" w:type="dxa"/>
            </w:tcMar>
          </w:tcPr>
          <w:p w14:paraId="6CFBE5D4" w14:textId="77777777" w:rsidR="007C3C4F" w:rsidRDefault="00000000">
            <w:pPr>
              <w:jc w:val="center"/>
              <w:rPr>
                <w:rFonts w:ascii="Arial" w:eastAsia="Arial" w:hAnsi="Arial" w:cs="Arial"/>
                <w:color w:val="555759"/>
                <w:sz w:val="20"/>
                <w:szCs w:val="20"/>
                <w:u w:val="single"/>
              </w:rPr>
            </w:pPr>
            <w:r>
              <w:rPr>
                <w:rFonts w:ascii="Arial" w:eastAsia="Arial" w:hAnsi="Arial" w:cs="Arial"/>
                <w:color w:val="555759"/>
                <w:sz w:val="20"/>
                <w:szCs w:val="20"/>
                <w:u w:val="single"/>
              </w:rPr>
              <w:t>Accessing weapon class</w:t>
            </w:r>
          </w:p>
        </w:tc>
      </w:tr>
      <w:tr w:rsidR="007C3C4F" w14:paraId="2D5ABD6F" w14:textId="77777777">
        <w:tc>
          <w:tcPr>
            <w:tcW w:w="8640" w:type="dxa"/>
            <w:shd w:val="clear" w:color="auto" w:fill="auto"/>
            <w:tcMar>
              <w:top w:w="100" w:type="dxa"/>
              <w:left w:w="100" w:type="dxa"/>
              <w:bottom w:w="100" w:type="dxa"/>
              <w:right w:w="100" w:type="dxa"/>
            </w:tcMar>
          </w:tcPr>
          <w:p w14:paraId="02DC2633" w14:textId="77777777" w:rsidR="007C3C4F" w:rsidRDefault="00000000">
            <w:pPr>
              <w:numPr>
                <w:ilvl w:val="0"/>
                <w:numId w:val="17"/>
              </w:numPr>
              <w:rPr>
                <w:rFonts w:ascii="Arial" w:eastAsia="Arial" w:hAnsi="Arial" w:cs="Arial"/>
                <w:color w:val="555759"/>
                <w:sz w:val="20"/>
                <w:szCs w:val="20"/>
              </w:rPr>
            </w:pPr>
            <w:r>
              <w:rPr>
                <w:rFonts w:ascii="Arial" w:eastAsia="Arial" w:hAnsi="Arial" w:cs="Arial"/>
                <w:color w:val="555759"/>
                <w:sz w:val="20"/>
                <w:szCs w:val="20"/>
              </w:rPr>
              <w:t>Will be very slightly more resource friendly(?)</w:t>
            </w:r>
          </w:p>
          <w:p w14:paraId="52B22E05" w14:textId="77777777" w:rsidR="007C3C4F" w:rsidRDefault="00000000">
            <w:pPr>
              <w:ind w:left="1440"/>
              <w:rPr>
                <w:rFonts w:ascii="Arial" w:eastAsia="Arial" w:hAnsi="Arial" w:cs="Arial"/>
                <w:color w:val="555759"/>
                <w:sz w:val="20"/>
                <w:szCs w:val="20"/>
              </w:rPr>
            </w:pPr>
            <w:r>
              <w:rPr>
                <w:rFonts w:ascii="Arial" w:eastAsia="Arial" w:hAnsi="Arial" w:cs="Arial"/>
                <w:color w:val="555759"/>
                <w:sz w:val="20"/>
                <w:szCs w:val="20"/>
              </w:rPr>
              <w:t>&gt; projectile wont need to have dedicated variable for storing damage</w:t>
            </w:r>
          </w:p>
          <w:p w14:paraId="189C5834" w14:textId="77777777" w:rsidR="007C3C4F" w:rsidRDefault="00000000">
            <w:pPr>
              <w:ind w:left="1440"/>
              <w:rPr>
                <w:rFonts w:ascii="Arial" w:eastAsia="Arial" w:hAnsi="Arial" w:cs="Arial"/>
                <w:color w:val="555759"/>
                <w:sz w:val="20"/>
                <w:szCs w:val="20"/>
              </w:rPr>
            </w:pPr>
            <w:r>
              <w:rPr>
                <w:rFonts w:ascii="Arial" w:eastAsia="Arial" w:hAnsi="Arial" w:cs="Arial"/>
                <w:color w:val="555759"/>
                <w:sz w:val="20"/>
                <w:szCs w:val="20"/>
              </w:rPr>
              <w:t>&gt; can be expanded to other projectile but not ammo types like grenades</w:t>
            </w:r>
          </w:p>
          <w:p w14:paraId="40F079F7" w14:textId="77777777" w:rsidR="007C3C4F" w:rsidRDefault="00000000">
            <w:pPr>
              <w:numPr>
                <w:ilvl w:val="0"/>
                <w:numId w:val="23"/>
              </w:numPr>
              <w:rPr>
                <w:rFonts w:ascii="Arial" w:eastAsia="Arial" w:hAnsi="Arial" w:cs="Arial"/>
                <w:color w:val="555759"/>
                <w:sz w:val="20"/>
                <w:szCs w:val="20"/>
              </w:rPr>
            </w:pPr>
            <w:r>
              <w:rPr>
                <w:rFonts w:ascii="Arial" w:eastAsia="Arial" w:hAnsi="Arial" w:cs="Arial"/>
                <w:color w:val="555759"/>
                <w:sz w:val="20"/>
                <w:szCs w:val="20"/>
              </w:rPr>
              <w:t>Might be more prone to error if cant refer to weapon</w:t>
            </w:r>
          </w:p>
          <w:p w14:paraId="6483BF9C" w14:textId="77777777" w:rsidR="007C3C4F" w:rsidRDefault="00000000">
            <w:pPr>
              <w:rPr>
                <w:rFonts w:ascii="Arial" w:eastAsia="Arial" w:hAnsi="Arial" w:cs="Arial"/>
                <w:color w:val="555759"/>
                <w:sz w:val="20"/>
                <w:szCs w:val="20"/>
              </w:rPr>
            </w:pPr>
            <w:r>
              <w:rPr>
                <w:rFonts w:ascii="Arial" w:eastAsia="Arial" w:hAnsi="Arial" w:cs="Arial"/>
                <w:color w:val="555759"/>
                <w:sz w:val="20"/>
                <w:szCs w:val="20"/>
              </w:rPr>
              <w:t>Possible solution: hit by bullet type, try to get weapon player currently holding</w:t>
            </w:r>
          </w:p>
        </w:tc>
      </w:tr>
      <w:tr w:rsidR="007C3C4F" w14:paraId="77F71D89" w14:textId="77777777">
        <w:trPr>
          <w:trHeight w:val="3041"/>
        </w:trPr>
        <w:tc>
          <w:tcPr>
            <w:tcW w:w="8640" w:type="dxa"/>
            <w:shd w:val="clear" w:color="auto" w:fill="auto"/>
            <w:tcMar>
              <w:top w:w="100" w:type="dxa"/>
              <w:left w:w="100" w:type="dxa"/>
              <w:bottom w:w="100" w:type="dxa"/>
              <w:right w:w="100" w:type="dxa"/>
            </w:tcMar>
          </w:tcPr>
          <w:p w14:paraId="0D22052C" w14:textId="77777777" w:rsidR="007C3C4F" w:rsidRDefault="00000000">
            <w:pPr>
              <w:jc w:val="center"/>
              <w:rPr>
                <w:rFonts w:ascii="Arial" w:eastAsia="Arial" w:hAnsi="Arial" w:cs="Arial"/>
                <w:color w:val="555759"/>
                <w:sz w:val="20"/>
                <w:szCs w:val="20"/>
              </w:rPr>
            </w:pPr>
            <w:r>
              <w:rPr>
                <w:rFonts w:ascii="Arial" w:eastAsia="Arial" w:hAnsi="Arial" w:cs="Arial"/>
                <w:noProof/>
                <w:color w:val="555759"/>
                <w:sz w:val="20"/>
                <w:szCs w:val="20"/>
              </w:rPr>
              <w:lastRenderedPageBreak/>
              <w:drawing>
                <wp:inline distT="114300" distB="114300" distL="114300" distR="114300" wp14:anchorId="54FF7496" wp14:editId="67286EAA">
                  <wp:extent cx="4491038" cy="147836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491038" cy="1478366"/>
                          </a:xfrm>
                          <a:prstGeom prst="rect">
                            <a:avLst/>
                          </a:prstGeom>
                          <a:ln/>
                        </pic:spPr>
                      </pic:pic>
                    </a:graphicData>
                  </a:graphic>
                </wp:inline>
              </w:drawing>
            </w:r>
          </w:p>
          <w:p w14:paraId="6D2D2526" w14:textId="77777777" w:rsidR="007C3C4F" w:rsidRDefault="00000000">
            <w:pPr>
              <w:pStyle w:val="Subtitle"/>
              <w:keepNext w:val="0"/>
              <w:keepLines w:val="0"/>
            </w:pPr>
            <w:bookmarkStart w:id="10" w:name="_30j87nh1m1h6" w:colFirst="0" w:colLast="0"/>
            <w:bookmarkEnd w:id="10"/>
            <w:r>
              <w:t>Getting weapon reference through player, then getting weapon damage to minus off from enemy health</w:t>
            </w:r>
          </w:p>
        </w:tc>
      </w:tr>
    </w:tbl>
    <w:p w14:paraId="5E34FEFD" w14:textId="77777777" w:rsidR="007C3C4F" w:rsidRDefault="007C3C4F">
      <w:pPr>
        <w:ind w:left="720"/>
        <w:rPr>
          <w:rFonts w:ascii="Arial" w:eastAsia="Arial" w:hAnsi="Arial" w:cs="Arial"/>
          <w:color w:val="555759"/>
          <w:sz w:val="20"/>
          <w:szCs w:val="20"/>
        </w:rPr>
      </w:pPr>
    </w:p>
    <w:p w14:paraId="3227113E"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How to run an event only once (events happen once enemy dead):</w:t>
      </w:r>
    </w:p>
    <w:p w14:paraId="1FCD4F7E"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Refer to data asset documentation</w:t>
      </w:r>
    </w:p>
    <w:p w14:paraId="226F51B1" w14:textId="77777777" w:rsidR="007C3C4F" w:rsidRDefault="00000000">
      <w:pPr>
        <w:ind w:left="720"/>
        <w:rPr>
          <w:rFonts w:ascii="Arial" w:eastAsia="Arial" w:hAnsi="Arial" w:cs="Arial"/>
          <w:color w:val="555759"/>
          <w:sz w:val="20"/>
          <w:szCs w:val="20"/>
        </w:rPr>
      </w:pPr>
      <w:hyperlink r:id="rId21">
        <w:r>
          <w:rPr>
            <w:rFonts w:ascii="Arial" w:eastAsia="Arial" w:hAnsi="Arial" w:cs="Arial"/>
            <w:color w:val="1155CC"/>
            <w:sz w:val="20"/>
            <w:szCs w:val="20"/>
            <w:u w:val="single"/>
          </w:rPr>
          <w:t>Data Assets in Unreal Engine | Unreal Engine 5.4 Documentation | Epic Developer Community (epicgames.com)</w:t>
        </w:r>
      </w:hyperlink>
    </w:p>
    <w:p w14:paraId="239DC0A1" w14:textId="77777777" w:rsidR="007C3C4F" w:rsidRDefault="00000000">
      <w:pPr>
        <w:ind w:left="720"/>
        <w:rPr>
          <w:rFonts w:ascii="Arial" w:eastAsia="Arial" w:hAnsi="Arial" w:cs="Arial"/>
          <w:color w:val="555759"/>
          <w:sz w:val="20"/>
          <w:szCs w:val="20"/>
        </w:rPr>
      </w:pPr>
      <w:hyperlink r:id="rId22">
        <w:r>
          <w:rPr>
            <w:rFonts w:ascii="Arial" w:eastAsia="Arial" w:hAnsi="Arial" w:cs="Arial"/>
            <w:color w:val="1155CC"/>
            <w:sz w:val="20"/>
            <w:szCs w:val="20"/>
            <w:u w:val="single"/>
          </w:rPr>
          <w:t>forums.unrealengine.com/t/how-do-you-work-with-one-time-events-that-happen-once-in-the-whole-game/642719/6</w:t>
        </w:r>
      </w:hyperlink>
    </w:p>
    <w:p w14:paraId="75F3A558" w14:textId="77777777" w:rsidR="007C3C4F" w:rsidRDefault="00000000">
      <w:pPr>
        <w:ind w:left="720"/>
        <w:rPr>
          <w:rFonts w:ascii="Arial" w:eastAsia="Arial" w:hAnsi="Arial" w:cs="Arial"/>
          <w:color w:val="555759"/>
          <w:sz w:val="20"/>
          <w:szCs w:val="20"/>
        </w:rPr>
      </w:pPr>
      <w:hyperlink r:id="rId23">
        <w:r>
          <w:rPr>
            <w:rFonts w:ascii="Arial" w:eastAsia="Arial" w:hAnsi="Arial" w:cs="Arial"/>
            <w:color w:val="1155CC"/>
            <w:sz w:val="20"/>
            <w:szCs w:val="20"/>
            <w:u w:val="single"/>
          </w:rPr>
          <w:t>https://forums.unrealengine.com/t/why-use-data-assets/726093/4</w:t>
        </w:r>
      </w:hyperlink>
    </w:p>
    <w:p w14:paraId="1F1B1E67"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I a bit dont dare do this since i dont really understand the documentation (scrapped and to the memory bin :D)</w:t>
      </w:r>
    </w:p>
    <w:p w14:paraId="6E6A0B97" w14:textId="77777777" w:rsidR="007C3C4F" w:rsidRDefault="00000000">
      <w:pPr>
        <w:pStyle w:val="Heading3"/>
        <w:ind w:left="720"/>
      </w:pPr>
      <w:bookmarkStart w:id="11" w:name="_91xjujnwps05" w:colFirst="0" w:colLast="0"/>
      <w:bookmarkStart w:id="12" w:name="_Toc173855277"/>
      <w:bookmarkEnd w:id="11"/>
      <w:r>
        <w:t>Advanced enemy</w:t>
      </w:r>
      <w:bookmarkEnd w:id="12"/>
    </w:p>
    <w:p w14:paraId="754B8634"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Description: buffer version of regular enemy (also has bigger hit box) but with a special move (not decided yet)</w:t>
      </w:r>
    </w:p>
    <w:p w14:paraId="6D687DE3"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Base health: 3 headshots/ 4 regular shots + 1 knife (</w:t>
      </w:r>
      <w:r>
        <w:rPr>
          <w:rFonts w:ascii="Arial" w:eastAsia="Arial" w:hAnsi="Arial" w:cs="Arial"/>
          <w:color w:val="FF0000"/>
          <w:sz w:val="20"/>
          <w:szCs w:val="20"/>
        </w:rPr>
        <w:t>90 hp</w:t>
      </w:r>
      <w:r>
        <w:rPr>
          <w:rFonts w:ascii="Arial" w:eastAsia="Arial" w:hAnsi="Arial" w:cs="Arial"/>
          <w:color w:val="555759"/>
          <w:sz w:val="20"/>
          <w:szCs w:val="20"/>
        </w:rPr>
        <w:t>)</w:t>
      </w:r>
    </w:p>
    <w:p w14:paraId="5CB25730"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Dmg: 25 dmg</w:t>
      </w:r>
    </w:p>
    <w:p w14:paraId="40C7B1AA"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Attack speed: 5 sec</w:t>
      </w:r>
    </w:p>
    <w:p w14:paraId="47F7AFCF"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Weak point: stomach?</w:t>
      </w:r>
    </w:p>
    <w:p w14:paraId="04206501"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Movement speed: slower than regular enemy (30)</w:t>
      </w:r>
    </w:p>
    <w:p w14:paraId="69CF91CE"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Attack pattern: it does a smack. If enemy is far away from player, it will try to charge towards player (lol this seems too much, sounds kinda op)</w:t>
      </w:r>
    </w:p>
    <w:p w14:paraId="5B197FC0"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Other notes: this enemy should be accompanied by at least 2 other regular enemies so player have challenge of ammo management and taking risk</w:t>
      </w:r>
    </w:p>
    <w:p w14:paraId="7C46C283" w14:textId="77777777" w:rsidR="007C3C4F" w:rsidRDefault="007C3C4F">
      <w:pPr>
        <w:ind w:left="720"/>
        <w:rPr>
          <w:rFonts w:ascii="Arial" w:eastAsia="Arial" w:hAnsi="Arial" w:cs="Arial"/>
          <w:color w:val="555759"/>
          <w:sz w:val="20"/>
          <w:szCs w:val="20"/>
        </w:rPr>
      </w:pPr>
    </w:p>
    <w:p w14:paraId="41A10CA8" w14:textId="77777777" w:rsidR="007C3C4F" w:rsidRDefault="00000000">
      <w:pPr>
        <w:pStyle w:val="Heading3"/>
        <w:ind w:left="720"/>
      </w:pPr>
      <w:bookmarkStart w:id="13" w:name="_f1fs9ddv1gyw" w:colFirst="0" w:colLast="0"/>
      <w:bookmarkStart w:id="14" w:name="_Toc173855278"/>
      <w:bookmarkEnd w:id="13"/>
      <w:r>
        <w:t>Enemy categories</w:t>
      </w:r>
      <w:bookmarkEnd w:id="14"/>
    </w:p>
    <w:p w14:paraId="5A6F669E" w14:textId="77777777" w:rsidR="007C3C4F" w:rsidRDefault="00000000">
      <w:pPr>
        <w:rPr>
          <w:rFonts w:ascii="Arial" w:eastAsia="Arial" w:hAnsi="Arial" w:cs="Arial"/>
          <w:color w:val="555759"/>
          <w:sz w:val="20"/>
          <w:szCs w:val="20"/>
        </w:rPr>
      </w:pPr>
      <w:r>
        <w:tab/>
      </w:r>
      <w:r>
        <w:rPr>
          <w:rFonts w:ascii="Arial" w:eastAsia="Arial" w:hAnsi="Arial" w:cs="Arial"/>
          <w:color w:val="555759"/>
          <w:sz w:val="20"/>
          <w:szCs w:val="20"/>
        </w:rPr>
        <w:t>Basically just enemy appearance</w:t>
      </w:r>
    </w:p>
    <w:p w14:paraId="7EC09037" w14:textId="77777777" w:rsidR="007C3C4F" w:rsidRDefault="007C3C4F">
      <w:pPr>
        <w:rPr>
          <w:rFonts w:ascii="Arial" w:eastAsia="Arial" w:hAnsi="Arial" w:cs="Arial"/>
          <w:color w:val="555759"/>
          <w:sz w:val="20"/>
          <w:szCs w:val="20"/>
        </w:rPr>
      </w:pPr>
    </w:p>
    <w:p w14:paraId="3C697F7F" w14:textId="77777777" w:rsidR="007C3C4F" w:rsidRDefault="00000000">
      <w:pPr>
        <w:rPr>
          <w:rFonts w:ascii="Arial" w:eastAsia="Arial" w:hAnsi="Arial" w:cs="Arial"/>
          <w:color w:val="555759"/>
          <w:sz w:val="20"/>
          <w:szCs w:val="20"/>
        </w:rPr>
      </w:pPr>
      <w:r>
        <w:rPr>
          <w:rFonts w:ascii="Arial" w:eastAsia="Arial" w:hAnsi="Arial" w:cs="Arial"/>
          <w:color w:val="555759"/>
          <w:sz w:val="20"/>
          <w:szCs w:val="20"/>
        </w:rPr>
        <w:tab/>
      </w:r>
      <w:r>
        <w:rPr>
          <w:rFonts w:ascii="Arial" w:eastAsia="Arial" w:hAnsi="Arial" w:cs="Arial"/>
          <w:b/>
          <w:sz w:val="20"/>
          <w:szCs w:val="20"/>
        </w:rPr>
        <w:t>Types</w:t>
      </w:r>
      <w:r>
        <w:rPr>
          <w:rFonts w:ascii="Arial" w:eastAsia="Arial" w:hAnsi="Arial" w:cs="Arial"/>
          <w:sz w:val="20"/>
          <w:szCs w:val="20"/>
        </w:rPr>
        <w:t>:</w:t>
      </w:r>
      <w:r>
        <w:rPr>
          <w:rFonts w:ascii="Arial" w:eastAsia="Arial" w:hAnsi="Arial" w:cs="Arial"/>
          <w:color w:val="555759"/>
          <w:sz w:val="20"/>
          <w:szCs w:val="20"/>
        </w:rPr>
        <w:br/>
      </w:r>
      <w:r>
        <w:rPr>
          <w:rFonts w:ascii="Arial" w:eastAsia="Arial" w:hAnsi="Arial" w:cs="Arial"/>
          <w:color w:val="555759"/>
          <w:sz w:val="20"/>
          <w:szCs w:val="20"/>
        </w:rPr>
        <w:tab/>
        <w:t>- civilians: will be more likely to drop ammo and med kit</w:t>
      </w:r>
    </w:p>
    <w:p w14:paraId="364D0C2B" w14:textId="77777777" w:rsidR="007C3C4F" w:rsidRDefault="00000000">
      <w:pPr>
        <w:rPr>
          <w:rFonts w:ascii="Arial" w:eastAsia="Arial" w:hAnsi="Arial" w:cs="Arial"/>
          <w:color w:val="555759"/>
          <w:sz w:val="20"/>
          <w:szCs w:val="20"/>
        </w:rPr>
      </w:pPr>
      <w:r>
        <w:rPr>
          <w:rFonts w:ascii="Arial" w:eastAsia="Arial" w:hAnsi="Arial" w:cs="Arial"/>
          <w:color w:val="555759"/>
          <w:sz w:val="20"/>
          <w:szCs w:val="20"/>
        </w:rPr>
        <w:tab/>
        <w:t>- scientists: not decided yet kek, just according to lore, scientists in lab would be less likely to be prepared for post apocalypse</w:t>
      </w:r>
    </w:p>
    <w:p w14:paraId="44D8B014" w14:textId="77777777" w:rsidR="007C3C4F" w:rsidRDefault="00000000">
      <w:pPr>
        <w:rPr>
          <w:rFonts w:ascii="Arial" w:eastAsia="Arial" w:hAnsi="Arial" w:cs="Arial"/>
          <w:color w:val="555759"/>
          <w:sz w:val="20"/>
          <w:szCs w:val="20"/>
        </w:rPr>
      </w:pPr>
      <w:r>
        <w:rPr>
          <w:rFonts w:ascii="Arial" w:eastAsia="Arial" w:hAnsi="Arial" w:cs="Arial"/>
          <w:color w:val="555759"/>
          <w:sz w:val="20"/>
          <w:szCs w:val="20"/>
        </w:rPr>
        <w:tab/>
      </w:r>
    </w:p>
    <w:p w14:paraId="47E7BCAB" w14:textId="77777777" w:rsidR="007C3C4F" w:rsidRDefault="00000000">
      <w:pPr>
        <w:rPr>
          <w:rFonts w:ascii="Arial" w:eastAsia="Arial" w:hAnsi="Arial" w:cs="Arial"/>
          <w:color w:val="555759"/>
          <w:sz w:val="20"/>
          <w:szCs w:val="20"/>
        </w:rPr>
      </w:pPr>
      <w:r>
        <w:pict w14:anchorId="152A573D">
          <v:rect id="_x0000_i1028" style="width:0;height:1.5pt" o:hralign="center" o:hrstd="t" o:hr="t" fillcolor="#a0a0a0" stroked="f"/>
        </w:pict>
      </w:r>
    </w:p>
    <w:p w14:paraId="203DB7F3" w14:textId="77777777" w:rsidR="007C3C4F" w:rsidRDefault="007C3C4F">
      <w:pPr>
        <w:rPr>
          <w:rFonts w:ascii="Arial" w:eastAsia="Arial" w:hAnsi="Arial" w:cs="Arial"/>
          <w:color w:val="555759"/>
          <w:sz w:val="20"/>
          <w:szCs w:val="20"/>
        </w:rPr>
      </w:pPr>
    </w:p>
    <w:p w14:paraId="7AC6B838" w14:textId="381C0CCC" w:rsidR="007C3C4F" w:rsidRDefault="00000000">
      <w:pPr>
        <w:pStyle w:val="Heading2"/>
        <w:rPr>
          <w:u w:val="single"/>
        </w:rPr>
      </w:pPr>
      <w:bookmarkStart w:id="15" w:name="_390hxj11y80f" w:colFirst="0" w:colLast="0"/>
      <w:bookmarkEnd w:id="15"/>
      <w:r>
        <w:tab/>
      </w:r>
      <w:bookmarkStart w:id="16" w:name="_Toc173855279"/>
      <w:r>
        <w:rPr>
          <w:u w:val="single"/>
        </w:rPr>
        <w:t>Entity</w:t>
      </w:r>
      <w:bookmarkEnd w:id="16"/>
      <w:r>
        <w:rPr>
          <w:u w:val="single"/>
        </w:rPr>
        <w:t xml:space="preserve"> </w:t>
      </w:r>
    </w:p>
    <w:p w14:paraId="22EE44A0" w14:textId="11C139AA" w:rsidR="004D3937" w:rsidRPr="004D3937" w:rsidRDefault="004D3937" w:rsidP="004D3937">
      <w:pPr>
        <w:pStyle w:val="Heading3"/>
      </w:pPr>
      <w:r>
        <w:tab/>
      </w:r>
      <w:bookmarkStart w:id="17" w:name="_Toc173855280"/>
      <w:r w:rsidRPr="0080265D">
        <w:t>Entity</w:t>
      </w:r>
      <w:r>
        <w:t xml:space="preserve"> manager</w:t>
      </w:r>
      <w:bookmarkEnd w:id="17"/>
    </w:p>
    <w:p w14:paraId="52A19841" w14:textId="77777777" w:rsidR="001F6FA3" w:rsidRDefault="00000000" w:rsidP="004D3937">
      <w:pPr>
        <w:ind w:left="1440"/>
        <w:rPr>
          <w:rFonts w:hint="eastAsia"/>
        </w:rPr>
      </w:pPr>
      <w:r>
        <w:lastRenderedPageBreak/>
        <w:t>Handles updates for all entities, player included. Will be separated into children for different tasks.</w:t>
      </w:r>
      <w:r w:rsidR="00D66687">
        <w:t xml:space="preserve"> </w:t>
      </w:r>
    </w:p>
    <w:p w14:paraId="662560A9" w14:textId="28BC6745" w:rsidR="001F6FA3" w:rsidRDefault="001F6FA3" w:rsidP="004D3937">
      <w:pPr>
        <w:ind w:left="1440"/>
        <w:rPr>
          <w:rFonts w:hint="eastAsia"/>
        </w:rPr>
      </w:pPr>
      <w:r>
        <w:t>----------------------beneath this point is dumb me ranting about unreal--------------------</w:t>
      </w:r>
    </w:p>
    <w:p w14:paraId="507A678A" w14:textId="77777777" w:rsidR="001F6FA3" w:rsidRDefault="001F6FA3" w:rsidP="004D3937">
      <w:pPr>
        <w:ind w:left="1440"/>
        <w:rPr>
          <w:rFonts w:hint="eastAsia"/>
        </w:rPr>
      </w:pPr>
    </w:p>
    <w:p w14:paraId="5541C6FB" w14:textId="5115F695" w:rsidR="002C257F" w:rsidRDefault="00D66687" w:rsidP="004D3937">
      <w:pPr>
        <w:ind w:left="1440"/>
        <w:rPr>
          <w:rFonts w:hint="eastAsia"/>
        </w:rPr>
      </w:pPr>
      <w:r>
        <w:t>for fuck sake, unreal has a friend tick box but not have include or an actual friend relationship between blueprints smh. so this class will be made as blueprint interface so data can be shared among each other</w:t>
      </w:r>
      <w:r w:rsidR="002C257F">
        <w:t>. Actually, idk what im doing hahahahahha. Apparently, this is what a interface does – “</w:t>
      </w:r>
      <w:r w:rsidR="002C257F" w:rsidRPr="002C257F">
        <w:t>A </w:t>
      </w:r>
      <w:r w:rsidR="002C257F" w:rsidRPr="002C257F">
        <w:rPr>
          <w:b/>
          <w:bCs/>
        </w:rPr>
        <w:t>Blueprint Interface</w:t>
      </w:r>
      <w:r w:rsidR="002C257F" w:rsidRPr="002C257F">
        <w:t> is a collection of one or more functions - name only, no implementation - that can be added to other Blueprints.</w:t>
      </w:r>
      <w:r w:rsidR="002C257F">
        <w:t xml:space="preserve">”. I swear to god, the fuck does name only no implementation mean O|&lt;. </w:t>
      </w:r>
    </w:p>
    <w:p w14:paraId="34963F78" w14:textId="6A36D978" w:rsidR="007C3C4F" w:rsidRDefault="002C257F" w:rsidP="004D3937">
      <w:pPr>
        <w:ind w:left="1440"/>
        <w:rPr>
          <w:rFonts w:hint="eastAsia"/>
        </w:rPr>
      </w:pPr>
      <w:r>
        <w:t>Ughhhhhh &gt;:v</w:t>
      </w:r>
    </w:p>
    <w:p w14:paraId="33D3E95F" w14:textId="317F064A" w:rsidR="002C257F" w:rsidRDefault="002C257F" w:rsidP="004D3937">
      <w:pPr>
        <w:ind w:left="1440"/>
        <w:rPr>
          <w:rFonts w:hint="eastAsia"/>
        </w:rPr>
      </w:pPr>
      <w:r>
        <w:t>I guess I’ll just stick to using blueprint and make the classes be a child of entity that is child of actor. Indirect actor inheritance yay O|&lt;</w:t>
      </w:r>
    </w:p>
    <w:p w14:paraId="1C6B4A7D" w14:textId="4B5B50B2" w:rsidR="002C257F" w:rsidRDefault="002C257F" w:rsidP="004D3937">
      <w:pPr>
        <w:ind w:left="1440"/>
        <w:rPr>
          <w:rFonts w:hint="eastAsia"/>
        </w:rPr>
      </w:pPr>
      <w:r>
        <w:t xml:space="preserve">Apparently according to a </w:t>
      </w:r>
      <w:hyperlink r:id="rId24" w:history="1">
        <w:r w:rsidRPr="002C257F">
          <w:rPr>
            <w:rStyle w:val="Hyperlink"/>
          </w:rPr>
          <w:t>stack overflow thread</w:t>
        </w:r>
      </w:hyperlink>
      <w:r>
        <w:t>, interface means a class with pure virtual functions. What’s pure virtual again :’D</w:t>
      </w:r>
    </w:p>
    <w:p w14:paraId="1B7220EB" w14:textId="271CD87C" w:rsidR="002C257F" w:rsidRDefault="003B178A" w:rsidP="004D3937">
      <w:pPr>
        <w:ind w:left="1440"/>
        <w:rPr>
          <w:rFonts w:hint="eastAsia"/>
        </w:rPr>
      </w:pPr>
      <w:r>
        <w:t>Software engineering is fun :’)</w:t>
      </w:r>
    </w:p>
    <w:p w14:paraId="030DB3A4" w14:textId="3FF4845A" w:rsidR="007C3C4F" w:rsidRDefault="003B178A" w:rsidP="004D3937">
      <w:pPr>
        <w:ind w:left="1440"/>
        <w:rPr>
          <w:rFonts w:hint="eastAsia"/>
        </w:rPr>
      </w:pPr>
      <w:r>
        <w:t xml:space="preserve">So virtual functions are functions that can be </w:t>
      </w:r>
      <w:r w:rsidR="008747E2">
        <w:t>overwritten</w:t>
      </w:r>
      <w:r>
        <w:t xml:space="preserve"> by child, but a pure virtual function </w:t>
      </w:r>
      <w:r w:rsidR="008747E2">
        <w:t xml:space="preserve">is a function that is not defined in base class but defined in a subsequent child class. also, cannot make an object from said function, though in this case, calling pure virtual as abstract will be clearer. </w:t>
      </w:r>
      <w:r w:rsidR="008747E2" w:rsidRPr="008747E2">
        <w:rPr>
          <w:highlight w:val="yellow"/>
        </w:rPr>
        <w:t>It does not make sense to make an object from an undefined class.</w:t>
      </w:r>
      <w:r w:rsidR="008747E2">
        <w:t xml:space="preserve"> turns out im just dumb and need things to be explained like im 5 haha :’D</w:t>
      </w:r>
    </w:p>
    <w:p w14:paraId="1F58BADE" w14:textId="0ED66046" w:rsidR="001F6FA3" w:rsidRDefault="001F6FA3" w:rsidP="004D3937">
      <w:pPr>
        <w:ind w:left="1440"/>
        <w:rPr>
          <w:rFonts w:hint="eastAsia"/>
        </w:rPr>
      </w:pPr>
      <w:r>
        <w:t>----------------------------------ignore dumb ranting above-----------------------------------</w:t>
      </w:r>
    </w:p>
    <w:p w14:paraId="714076AE" w14:textId="77777777" w:rsidR="001F6FA3" w:rsidRDefault="001F6FA3" w:rsidP="004D3937">
      <w:pPr>
        <w:ind w:left="1440"/>
        <w:rPr>
          <w:rFonts w:hint="eastAsia"/>
        </w:rPr>
      </w:pPr>
    </w:p>
    <w:p w14:paraId="135C6D29" w14:textId="357A77DC" w:rsidR="008747E2" w:rsidRDefault="008747E2" w:rsidP="004D3937">
      <w:pPr>
        <w:ind w:left="1440"/>
        <w:rPr>
          <w:rFonts w:hint="eastAsia"/>
        </w:rPr>
      </w:pPr>
      <w:r>
        <w:t>Trying to picture all objects in an entity manager…</w:t>
      </w:r>
    </w:p>
    <w:p w14:paraId="761CBA6D" w14:textId="07A0F867" w:rsidR="008747E2" w:rsidRDefault="008747E2" w:rsidP="004D3937">
      <w:pPr>
        <w:ind w:left="1440"/>
        <w:rPr>
          <w:rFonts w:hint="eastAsia"/>
        </w:rPr>
      </w:pPr>
      <w:r>
        <w:t xml:space="preserve">Entity manager is a child of entity, which will be used to store references to all objects in the game AND call for their update. Idk man it sounds weird in the head that you can store a root concept that grown into an actual item. </w:t>
      </w:r>
    </w:p>
    <w:p w14:paraId="46F418E9" w14:textId="77777777" w:rsidR="001F6FA3" w:rsidRDefault="001F6FA3" w:rsidP="004D3937">
      <w:pPr>
        <w:ind w:left="1440"/>
        <w:rPr>
          <w:rFonts w:hint="eastAsia"/>
        </w:rPr>
      </w:pPr>
    </w:p>
    <w:p w14:paraId="00105C4C" w14:textId="6A95BDFD" w:rsidR="001F6FA3" w:rsidRDefault="001F6FA3" w:rsidP="004D3937">
      <w:pPr>
        <w:ind w:left="1440"/>
        <w:rPr>
          <w:rFonts w:hint="eastAsia"/>
        </w:rPr>
      </w:pPr>
      <w:r>
        <w:t>Note to self: turns out, its possible to define and call a pure virtual function as shown below. I really need to look at how singleton code work again O|&lt;</w:t>
      </w:r>
    </w:p>
    <w:p w14:paraId="056F252B" w14:textId="23A8DA2C" w:rsidR="008747E2" w:rsidRDefault="001F6FA3" w:rsidP="0048299B">
      <w:pPr>
        <w:ind w:left="2160"/>
        <w:rPr>
          <w:rFonts w:hint="eastAsia"/>
        </w:rPr>
      </w:pPr>
      <w:r w:rsidRPr="001F6FA3">
        <w:rPr>
          <w:noProof/>
        </w:rPr>
        <w:lastRenderedPageBreak/>
        <w:drawing>
          <wp:inline distT="0" distB="0" distL="0" distR="0" wp14:anchorId="1FC68016" wp14:editId="19C29A19">
            <wp:extent cx="3100754" cy="2523338"/>
            <wp:effectExtent l="0" t="0" r="4445" b="0"/>
            <wp:docPr id="145911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15408" name="Picture 1"/>
                    <pic:cNvPicPr/>
                  </pic:nvPicPr>
                  <pic:blipFill>
                    <a:blip r:embed="rId25"/>
                    <a:stretch>
                      <a:fillRect/>
                    </a:stretch>
                  </pic:blipFill>
                  <pic:spPr>
                    <a:xfrm>
                      <a:off x="0" y="0"/>
                      <a:ext cx="3110525" cy="2531290"/>
                    </a:xfrm>
                    <a:prstGeom prst="rect">
                      <a:avLst/>
                    </a:prstGeom>
                  </pic:spPr>
                </pic:pic>
              </a:graphicData>
            </a:graphic>
          </wp:inline>
        </w:drawing>
      </w:r>
    </w:p>
    <w:p w14:paraId="2E2560DF" w14:textId="7B1AD3C5" w:rsidR="001F6FA3" w:rsidRDefault="001F6FA3" w:rsidP="0048299B">
      <w:pPr>
        <w:ind w:left="2880" w:firstLine="720"/>
        <w:rPr>
          <w:rFonts w:hint="eastAsia"/>
          <w:vertAlign w:val="subscript"/>
        </w:rPr>
      </w:pPr>
      <w:r w:rsidRPr="001F6FA3">
        <w:rPr>
          <w:vertAlign w:val="subscript"/>
        </w:rPr>
        <w:t xml:space="preserve">From </w:t>
      </w:r>
      <w:hyperlink r:id="rId26" w:history="1">
        <w:r w:rsidRPr="001F6FA3">
          <w:rPr>
            <w:rStyle w:val="Hyperlink"/>
            <w:vertAlign w:val="subscript"/>
          </w:rPr>
          <w:t>Abstract class - cppreference.com</w:t>
        </w:r>
      </w:hyperlink>
    </w:p>
    <w:p w14:paraId="26616818" w14:textId="77777777" w:rsidR="001F6FA3" w:rsidRDefault="001F6FA3" w:rsidP="004D3937">
      <w:pPr>
        <w:ind w:left="720"/>
        <w:rPr>
          <w:rFonts w:hint="eastAsia"/>
        </w:rPr>
      </w:pPr>
    </w:p>
    <w:p w14:paraId="1270B5B7" w14:textId="2024E359" w:rsidR="00E33D75" w:rsidRDefault="00000000" w:rsidP="004D3937">
      <w:pPr>
        <w:ind w:left="720"/>
        <w:rPr>
          <w:rFonts w:hint="eastAsia"/>
        </w:rPr>
      </w:pPr>
      <w:hyperlink r:id="rId27" w:history="1">
        <w:r w:rsidR="00E33D75" w:rsidRPr="00E33D75">
          <w:rPr>
            <w:rStyle w:val="Hyperlink"/>
          </w:rPr>
          <w:t>Singleton pattern in c++ - Blueprint - Epic Developer Community Forums (unrealengine.com)</w:t>
        </w:r>
      </w:hyperlink>
    </w:p>
    <w:p w14:paraId="27F63C80" w14:textId="77777777" w:rsidR="00D94BD2" w:rsidRDefault="00DB3763" w:rsidP="004D3937">
      <w:pPr>
        <w:ind w:left="720"/>
        <w:rPr>
          <w:rFonts w:hint="eastAsia"/>
        </w:rPr>
      </w:pPr>
      <w:r>
        <w:t>^ thread on singleton but in visual studio. Guess im making a cpp file</w:t>
      </w:r>
      <w:r w:rsidR="00903451">
        <w:t xml:space="preserve">. </w:t>
      </w:r>
    </w:p>
    <w:p w14:paraId="7FAF6F8A" w14:textId="3FD17B96" w:rsidR="00DB3763" w:rsidRDefault="00647731" w:rsidP="004D3937">
      <w:pPr>
        <w:ind w:left="720"/>
        <w:rPr>
          <w:ins w:id="18" w:author="FML neverlucky" w:date="2024-07-31T11:56:00Z" w16du:dateUtc="2024-07-31T03:56:00Z"/>
          <w:rFonts w:hint="eastAsia"/>
        </w:rPr>
      </w:pPr>
      <w:r>
        <w:t>Never fucking mind, the thread be talking about issues MAKING the singleton, and guy really said one solution be to not use a singleton :::::::DDDDDD</w:t>
      </w:r>
    </w:p>
    <w:p w14:paraId="50A7E0B5" w14:textId="77777777" w:rsidR="0080265D" w:rsidRDefault="0080265D" w:rsidP="004D3937">
      <w:pPr>
        <w:ind w:left="720"/>
        <w:rPr>
          <w:ins w:id="19" w:author="FML neverlucky" w:date="2024-07-31T11:56:00Z" w16du:dateUtc="2024-07-31T03:56:00Z"/>
          <w:rFonts w:hint="eastAsia"/>
        </w:rPr>
      </w:pPr>
    </w:p>
    <w:p w14:paraId="7FC473F2" w14:textId="5C3552CB" w:rsidR="0080265D" w:rsidRDefault="0080265D" w:rsidP="004D3937">
      <w:pPr>
        <w:ind w:left="720"/>
        <w:rPr>
          <w:ins w:id="20" w:author="FML neverlucky" w:date="2024-07-31T12:16:00Z" w16du:dateUtc="2024-07-31T04:16:00Z"/>
          <w:rFonts w:hint="eastAsia"/>
        </w:rPr>
      </w:pPr>
      <w:ins w:id="21" w:author="FML neverlucky" w:date="2024-07-31T11:56:00Z" w16du:dateUtc="2024-07-31T03:56:00Z">
        <w:r>
          <w:t>This is a pain.</w:t>
        </w:r>
      </w:ins>
      <w:ins w:id="22" w:author="FML neverlucky" w:date="2024-07-31T11:57:00Z" w16du:dateUtc="2024-07-31T03:57:00Z">
        <w:r>
          <w:t xml:space="preserve"> Im just gonna make this interface class to act as entity </w:t>
        </w:r>
      </w:ins>
      <w:ins w:id="23" w:author="FML neverlucky" w:date="2024-07-31T11:58:00Z" w16du:dateUtc="2024-07-31T03:58:00Z">
        <w:r>
          <w:t>abstract class and have a child class to store all the entity references.</w:t>
        </w:r>
      </w:ins>
      <w:ins w:id="24" w:author="FML neverlucky" w:date="2024-07-31T12:11:00Z" w16du:dateUtc="2024-07-31T04:11:00Z">
        <w:r w:rsidR="004B2B18">
          <w:t xml:space="preserve"> </w:t>
        </w:r>
      </w:ins>
      <w:ins w:id="25" w:author="FML neverlucky" w:date="2024-07-31T12:12:00Z" w16du:dateUtc="2024-07-31T04:12:00Z">
        <w:r w:rsidR="004B2B18">
          <w:t>in other words, entity will be a pure virtual class that acts as a parent for almost every other class, while the direct children to pure virtual entity cla</w:t>
        </w:r>
      </w:ins>
      <w:ins w:id="26" w:author="FML neverlucky" w:date="2024-07-31T12:13:00Z" w16du:dateUtc="2024-07-31T04:13:00Z">
        <w:r w:rsidR="004B2B18">
          <w:t>ss will be abstract</w:t>
        </w:r>
      </w:ins>
      <w:ins w:id="27" w:author="FML neverlucky" w:date="2024-07-31T12:14:00Z" w16du:dateUtc="2024-07-31T04:14:00Z">
        <w:r w:rsidR="004B2B18">
          <w:t xml:space="preserve"> for the grandchildren classes</w:t>
        </w:r>
      </w:ins>
      <w:ins w:id="28" w:author="FML neverlucky" w:date="2024-07-31T12:15:00Z" w16du:dateUtc="2024-07-31T04:15:00Z">
        <w:r w:rsidR="004B2B18">
          <w:t xml:space="preserve"> (different types from parent abstract object).</w:t>
        </w:r>
      </w:ins>
    </w:p>
    <w:p w14:paraId="1CC82EDE" w14:textId="77777777" w:rsidR="004B2B18" w:rsidRDefault="004B2B18" w:rsidP="004D3937">
      <w:pPr>
        <w:ind w:left="720"/>
        <w:rPr>
          <w:ins w:id="29" w:author="FML neverlucky" w:date="2024-07-31T12:16:00Z" w16du:dateUtc="2024-07-31T04:16:00Z"/>
          <w:rFonts w:hint="eastAsia"/>
        </w:rPr>
      </w:pPr>
    </w:p>
    <w:p w14:paraId="23F3B77A" w14:textId="338BB653" w:rsidR="004B2B18" w:rsidRDefault="004B2B18" w:rsidP="004D3937">
      <w:pPr>
        <w:ind w:left="720"/>
        <w:rPr>
          <w:ins w:id="30" w:author="FML neverlucky" w:date="2024-07-31T11:56:00Z" w16du:dateUtc="2024-07-31T03:56:00Z"/>
          <w:rFonts w:hint="eastAsia"/>
        </w:rPr>
      </w:pPr>
      <w:ins w:id="31" w:author="FML neverlucky" w:date="2024-07-31T12:16:00Z" w16du:dateUtc="2024-07-31T04:16:00Z">
        <w:r>
          <w:t>All entities will be added to entit</w:t>
        </w:r>
      </w:ins>
      <w:ins w:id="32" w:author="FML neverlucky" w:date="2024-07-31T12:17:00Z" w16du:dateUtc="2024-07-31T04:17:00Z">
        <w:r>
          <w:t xml:space="preserve">y manager for thread updating, so game manager will only need to call entity manager instead </w:t>
        </w:r>
      </w:ins>
      <w:ins w:id="33" w:author="FML neverlucky" w:date="2024-07-31T12:18:00Z" w16du:dateUtc="2024-07-31T04:18:00Z">
        <w:r>
          <w:t>of calling other object class functions themselves.</w:t>
        </w:r>
      </w:ins>
    </w:p>
    <w:p w14:paraId="3DDCB8B8" w14:textId="77777777" w:rsidR="0080265D" w:rsidRDefault="0080265D" w:rsidP="004D3937">
      <w:pPr>
        <w:ind w:left="720"/>
        <w:rPr>
          <w:rFonts w:hint="eastAsia"/>
        </w:rPr>
      </w:pPr>
    </w:p>
    <w:p w14:paraId="5EB4A9BE" w14:textId="77777777" w:rsidR="00C7129C" w:rsidRDefault="00C7129C" w:rsidP="004D3937">
      <w:pPr>
        <w:ind w:left="720"/>
        <w:rPr>
          <w:rFonts w:hint="eastAsia"/>
        </w:rPr>
      </w:pPr>
    </w:p>
    <w:p w14:paraId="2AD12961" w14:textId="267B6D63" w:rsidR="00C7129C" w:rsidRDefault="00C7129C" w:rsidP="004D3937">
      <w:pPr>
        <w:ind w:left="720"/>
        <w:rPr>
          <w:rFonts w:hint="eastAsia"/>
        </w:rPr>
      </w:pPr>
      <w:r>
        <w:t>New updates, yayyyyyyyyyyyyy</w:t>
      </w:r>
    </w:p>
    <w:p w14:paraId="333B9172" w14:textId="2025C3A6" w:rsidR="00C7129C" w:rsidRDefault="00C7129C" w:rsidP="004D3937">
      <w:pPr>
        <w:ind w:left="720"/>
        <w:rPr>
          <w:rFonts w:hint="eastAsia"/>
        </w:rPr>
      </w:pPr>
      <w:r>
        <w:t>Because I have a feeling whatever rambling I typed above wont work (idk, I write so much even though I get put off by long text O|&lt;). Anyways, I just remembered what its name is called: linked list :D</w:t>
      </w:r>
    </w:p>
    <w:p w14:paraId="460054EF" w14:textId="77777777" w:rsidR="00C7129C" w:rsidRDefault="00C7129C" w:rsidP="004D3937">
      <w:pPr>
        <w:ind w:left="720"/>
        <w:rPr>
          <w:rFonts w:hint="eastAsia"/>
        </w:rPr>
      </w:pPr>
    </w:p>
    <w:p w14:paraId="3D6214F9" w14:textId="064C269B" w:rsidR="00C7129C" w:rsidRDefault="00C7129C" w:rsidP="00C7129C">
      <w:pPr>
        <w:rPr>
          <w:rFonts w:hint="eastAsia"/>
        </w:rPr>
      </w:pPr>
      <w:r w:rsidRPr="00C7129C">
        <w:rPr>
          <w:noProof/>
        </w:rPr>
        <w:drawing>
          <wp:inline distT="0" distB="0" distL="0" distR="0" wp14:anchorId="3271CAD9" wp14:editId="28048586">
            <wp:extent cx="5943600" cy="2677160"/>
            <wp:effectExtent l="0" t="0" r="0" b="8890"/>
            <wp:docPr id="1200581362" name="Picture 1" descr="A diagram of a circular linked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81362" name="Picture 1" descr="A diagram of a circular linked list&#10;&#10;Description automatically generated"/>
                    <pic:cNvPicPr/>
                  </pic:nvPicPr>
                  <pic:blipFill>
                    <a:blip r:embed="rId28"/>
                    <a:stretch>
                      <a:fillRect/>
                    </a:stretch>
                  </pic:blipFill>
                  <pic:spPr>
                    <a:xfrm>
                      <a:off x="0" y="0"/>
                      <a:ext cx="5943600" cy="2677160"/>
                    </a:xfrm>
                    <a:prstGeom prst="rect">
                      <a:avLst/>
                    </a:prstGeom>
                  </pic:spPr>
                </pic:pic>
              </a:graphicData>
            </a:graphic>
          </wp:inline>
        </w:drawing>
      </w:r>
    </w:p>
    <w:p w14:paraId="13461FEB" w14:textId="77777777" w:rsidR="00C7129C" w:rsidRDefault="00C7129C" w:rsidP="004D3937">
      <w:pPr>
        <w:ind w:left="720"/>
        <w:rPr>
          <w:rFonts w:hint="eastAsia"/>
        </w:rPr>
      </w:pPr>
    </w:p>
    <w:p w14:paraId="4A4F3C1F" w14:textId="77777777" w:rsidR="00C7129C" w:rsidRDefault="00C7129C" w:rsidP="004D3937">
      <w:pPr>
        <w:ind w:left="720"/>
        <w:rPr>
          <w:rFonts w:hint="eastAsia"/>
        </w:rPr>
      </w:pPr>
      <w:r>
        <w:t xml:space="preserve">Anyways, problem always lies in translating regular c++ code into blueprints </w:t>
      </w:r>
    </w:p>
    <w:p w14:paraId="2B345658" w14:textId="52C64836" w:rsidR="00C7129C" w:rsidRDefault="00C7129C" w:rsidP="00C7129C">
      <w:pPr>
        <w:ind w:left="720"/>
        <w:rPr>
          <w:rFonts w:asciiTheme="minorHAnsi" w:eastAsiaTheme="minorEastAsia" w:hAnsiTheme="minorHAnsi"/>
          <w:lang w:val="en-SG"/>
        </w:rPr>
      </w:pPr>
      <w:r>
        <w:t>ugh (</w:t>
      </w:r>
      <w:r>
        <w:rPr>
          <w:rFonts w:eastAsiaTheme="minorEastAsia" w:hint="eastAsia"/>
        </w:rPr>
        <w:t>三</w:t>
      </w:r>
      <w:r>
        <w:rPr>
          <w:rFonts w:asciiTheme="minorHAnsi" w:eastAsiaTheme="minorEastAsia" w:hAnsiTheme="minorHAnsi"/>
          <w:lang w:val="en-SG"/>
        </w:rPr>
        <w:t xml:space="preserve"> ‘ –‘)</w:t>
      </w:r>
    </w:p>
    <w:p w14:paraId="1A8362EB" w14:textId="3FA879BE" w:rsidR="00210DEF" w:rsidRPr="00C7129C" w:rsidRDefault="00C7129C" w:rsidP="00210DEF">
      <w:pPr>
        <w:ind w:left="720"/>
        <w:rPr>
          <w:rFonts w:asciiTheme="minorHAnsi" w:eastAsiaTheme="minorEastAsia" w:hAnsiTheme="minorHAnsi"/>
          <w:lang w:val="en-SG"/>
        </w:rPr>
      </w:pPr>
      <w:r>
        <w:rPr>
          <w:rFonts w:asciiTheme="minorHAnsi" w:eastAsiaTheme="minorEastAsia" w:hAnsiTheme="minorHAnsi"/>
          <w:lang w:val="en-SG"/>
        </w:rPr>
        <w:t xml:space="preserve">unreal engine doesn’t have vector list, and apparently, they recommend using TArray lists. </w:t>
      </w:r>
      <w:r>
        <w:rPr>
          <w:rFonts w:asciiTheme="minorHAnsi" w:eastAsiaTheme="minorEastAsia" w:hAnsiTheme="minorHAnsi"/>
          <w:lang w:val="en-SG"/>
        </w:rPr>
        <w:lastRenderedPageBreak/>
        <w:t>Then we got the problem of unravelling whatever the mess of ideas I just dump somewhere in this chunk of words. (random thoughts: how many time</w:t>
      </w:r>
      <w:r w:rsidR="00210DEF">
        <w:rPr>
          <w:rFonts w:asciiTheme="minorHAnsi" w:eastAsiaTheme="minorEastAsia" w:hAnsiTheme="minorHAnsi"/>
          <w:lang w:val="en-SG"/>
        </w:rPr>
        <w:t>s</w:t>
      </w:r>
      <w:r>
        <w:rPr>
          <w:rFonts w:asciiTheme="minorHAnsi" w:eastAsiaTheme="minorEastAsia" w:hAnsiTheme="minorHAnsi"/>
          <w:lang w:val="en-SG"/>
        </w:rPr>
        <w:t xml:space="preserve"> have I referred to my work as dumb now, idk but I know its true~ In other news, I think my sanity is snapping soon :D)</w:t>
      </w:r>
      <w:r w:rsidR="00210DEF">
        <w:rPr>
          <w:rFonts w:asciiTheme="minorHAnsi" w:eastAsiaTheme="minorEastAsia" w:hAnsiTheme="minorHAnsi"/>
          <w:lang w:val="en-SG"/>
        </w:rPr>
        <w:t xml:space="preserve"> This time, I got some better references on how to use interfaces now :D. Honestly, there isn’t really a need for a interface since I went all the way to make an empty entity blueprint class just for the sake of having everything be shoved under the same parent class, but I guess I see how things goes??? Also, I made an interface communication between enemy and ally, though im not sure if I want to delete and recreate, or just swap out actor components. Yes this is written after the whole re-planning of actor composition. </w:t>
      </w:r>
    </w:p>
    <w:p w14:paraId="3FB15446" w14:textId="77777777" w:rsidR="007C3C4F" w:rsidRPr="004D3937" w:rsidRDefault="00000000">
      <w:pPr>
        <w:pStyle w:val="Heading3"/>
        <w:ind w:left="720"/>
      </w:pPr>
      <w:bookmarkStart w:id="34" w:name="_8zqp2yz2yajj" w:colFirst="0" w:colLast="0"/>
      <w:bookmarkStart w:id="35" w:name="_Toc173855281"/>
      <w:bookmarkEnd w:id="34"/>
      <w:r w:rsidRPr="004D3937">
        <w:t>Class changer</w:t>
      </w:r>
      <w:bookmarkEnd w:id="35"/>
    </w:p>
    <w:p w14:paraId="10FAD607" w14:textId="21B7C899" w:rsidR="007C3C4F" w:rsidRDefault="00000000">
      <w:pPr>
        <w:ind w:left="720"/>
        <w:rPr>
          <w:ins w:id="36" w:author="FML neverlucky" w:date="2024-07-31T12:31:00Z" w16du:dateUtc="2024-07-31T04:31:00Z"/>
          <w:rFonts w:hint="eastAsia"/>
        </w:rPr>
      </w:pPr>
      <w:r>
        <w:t>To change enemy entities to ally entities. Current plan is to make an ally class entity and send enemy info to it before deleting said enemy.</w:t>
      </w:r>
      <w:ins w:id="37" w:author="FML neverlucky" w:date="2024-07-31T12:18:00Z" w16du:dateUtc="2024-07-31T04:18:00Z">
        <w:r w:rsidR="00BC7AE5">
          <w:t xml:space="preserve"> </w:t>
        </w:r>
      </w:ins>
      <w:ins w:id="38" w:author="FML neverlucky" w:date="2024-07-31T12:19:00Z" w16du:dateUtc="2024-07-31T04:19:00Z">
        <w:r w:rsidR="00BC7AE5">
          <w:t>This will be a branching “Fac</w:t>
        </w:r>
      </w:ins>
      <w:ins w:id="39" w:author="FML neverlucky" w:date="2024-07-31T12:20:00Z" w16du:dateUtc="2024-07-31T04:20:00Z">
        <w:r w:rsidR="00BC7AE5">
          <w:t>tory” from entity manager class. enemy reference will be passed into this factory to be copied and spawned in as an ally class object</w:t>
        </w:r>
      </w:ins>
      <w:ins w:id="40" w:author="FML neverlucky" w:date="2024-07-31T12:21:00Z" w16du:dateUtc="2024-07-31T04:21:00Z">
        <w:r w:rsidR="00BC7AE5">
          <w:t xml:space="preserve"> before deleting initial enemy. Factory will then return new ally object and replace initial enemy’s spot in the entity list.</w:t>
        </w:r>
      </w:ins>
    </w:p>
    <w:p w14:paraId="6EBF5002" w14:textId="77777777" w:rsidR="00674B12" w:rsidRDefault="00674B12">
      <w:pPr>
        <w:ind w:left="720"/>
        <w:rPr>
          <w:ins w:id="41" w:author="FML neverlucky" w:date="2024-07-31T12:31:00Z" w16du:dateUtc="2024-07-31T04:31:00Z"/>
          <w:rFonts w:hint="eastAsia"/>
        </w:rPr>
      </w:pPr>
    </w:p>
    <w:p w14:paraId="0E60FE47" w14:textId="633B1004" w:rsidR="00674B12" w:rsidRDefault="00674B12">
      <w:pPr>
        <w:ind w:left="720"/>
        <w:rPr>
          <w:ins w:id="42" w:author="FML neverlucky" w:date="2024-07-31T13:13:00Z" w16du:dateUtc="2024-07-31T05:13:00Z"/>
          <w:rFonts w:hint="eastAsia"/>
        </w:rPr>
      </w:pPr>
      <w:ins w:id="43" w:author="FML neverlucky" w:date="2024-07-31T12:31:00Z" w16du:dateUtc="2024-07-31T04:31:00Z">
        <w:r>
          <w:t xml:space="preserve">Do I really need to separate this as its </w:t>
        </w:r>
      </w:ins>
      <w:ins w:id="44" w:author="FML neverlucky" w:date="2024-07-31T12:32:00Z" w16du:dateUtc="2024-07-31T04:32:00Z">
        <w:r>
          <w:t xml:space="preserve">own “factory”? making it a child means there will be an excess list created with no functionality. </w:t>
        </w:r>
      </w:ins>
      <w:ins w:id="45" w:author="FML neverlucky" w:date="2024-07-31T12:33:00Z" w16du:dateUtc="2024-07-31T04:33:00Z">
        <w:r>
          <w:t>Then again, im not proficient in software engineering O|&lt;</w:t>
        </w:r>
      </w:ins>
    </w:p>
    <w:p w14:paraId="3B900660" w14:textId="77777777" w:rsidR="00002399" w:rsidRDefault="00002399">
      <w:pPr>
        <w:ind w:left="720"/>
        <w:rPr>
          <w:ins w:id="46" w:author="FML neverlucky" w:date="2024-07-31T13:13:00Z" w16du:dateUtc="2024-07-31T05:13:00Z"/>
          <w:rFonts w:hint="eastAsia"/>
        </w:rPr>
      </w:pPr>
    </w:p>
    <w:p w14:paraId="5F766C81" w14:textId="29DADD51" w:rsidR="00002399" w:rsidRDefault="00002399">
      <w:pPr>
        <w:ind w:left="720"/>
        <w:rPr>
          <w:ins w:id="47" w:author="FML neverlucky" w:date="2024-07-31T13:16:00Z" w16du:dateUtc="2024-07-31T05:16:00Z"/>
          <w:rFonts w:hint="eastAsia"/>
        </w:rPr>
      </w:pPr>
      <w:ins w:id="48" w:author="FML neverlucky" w:date="2024-07-31T13:13:00Z" w16du:dateUtc="2024-07-31T05:13:00Z">
        <w:r>
          <w:t xml:space="preserve">Apparently </w:t>
        </w:r>
      </w:ins>
      <w:ins w:id="49" w:author="FML neverlucky" w:date="2024-07-31T13:14:00Z" w16du:dateUtc="2024-07-31T05:14:00Z">
        <w:r>
          <w:t>there’s</w:t>
        </w:r>
      </w:ins>
      <w:ins w:id="50" w:author="FML neverlucky" w:date="2024-07-31T13:13:00Z" w16du:dateUtc="2024-07-31T05:13:00Z">
        <w:r>
          <w:t xml:space="preserve"> something called adapter design patter</w:t>
        </w:r>
      </w:ins>
      <w:ins w:id="51" w:author="FML neverlucky" w:date="2024-07-31T13:14:00Z" w16du:dateUtc="2024-07-31T05:14:00Z">
        <w:r>
          <w:t xml:space="preserve">n. Pretty much what this class need to do. </w:t>
        </w:r>
      </w:ins>
    </w:p>
    <w:p w14:paraId="05E069A6" w14:textId="7780B0A7" w:rsidR="00002399" w:rsidDel="00D756F1" w:rsidRDefault="00D756F1" w:rsidP="00D756F1">
      <w:pPr>
        <w:ind w:left="720"/>
        <w:rPr>
          <w:del w:id="52" w:author="FML neverlucky" w:date="2024-07-31T13:22:00Z" w16du:dateUtc="2024-07-31T05:22:00Z"/>
          <w:rFonts w:hint="eastAsia"/>
        </w:rPr>
      </w:pPr>
      <w:ins w:id="53" w:author="FML neverlucky" w:date="2024-07-31T13:56:00Z" w16du:dateUtc="2024-07-31T05:56:00Z">
        <w:r>
          <w:t xml:space="preserve">This design pattern needs experience to pull off haha. BUT, more scuffed plans because brain trying to gain a wrinkle. What if </w:t>
        </w:r>
      </w:ins>
      <w:ins w:id="54" w:author="FML neverlucky" w:date="2024-07-31T13:57:00Z" w16du:dateUtc="2024-07-31T05:57:00Z">
        <w:r>
          <w:t>the class changer simply maintains a link between ally class to enemy class? since adapter pattern is meant</w:t>
        </w:r>
      </w:ins>
      <w:ins w:id="55" w:author="FML neverlucky" w:date="2024-07-31T13:58:00Z" w16du:dateUtc="2024-07-31T05:58:00Z">
        <w:r>
          <w:t xml:space="preserve"> for maximizing reuse and flexibility? Instead of hard coding the ally class to have pretty much the same behaviour and attacks as it once had as an enemy, w</w:t>
        </w:r>
      </w:ins>
      <w:ins w:id="56" w:author="FML neverlucky" w:date="2024-07-31T13:59:00Z" w16du:dateUtc="2024-07-31T05:59:00Z">
        <w:r>
          <w:t xml:space="preserve">hy not have the class changer call the enemy functions and edit </w:t>
        </w:r>
      </w:ins>
      <w:ins w:id="57" w:author="FML neverlucky" w:date="2024-07-31T14:00:00Z" w16du:dateUtc="2024-07-31T06:00:00Z">
        <w:r>
          <w:t>its</w:t>
        </w:r>
      </w:ins>
      <w:ins w:id="58" w:author="FML neverlucky" w:date="2024-07-31T13:59:00Z" w16du:dateUtc="2024-07-31T05:59:00Z">
        <w:r>
          <w:t xml:space="preserve"> behaviour to support the player instead.</w:t>
        </w:r>
      </w:ins>
    </w:p>
    <w:p w14:paraId="71156301" w14:textId="77777777" w:rsidR="00D756F1" w:rsidRDefault="00D756F1" w:rsidP="00D756F1">
      <w:pPr>
        <w:ind w:left="720"/>
        <w:rPr>
          <w:ins w:id="59" w:author="FML neverlucky" w:date="2024-07-31T14:00:00Z" w16du:dateUtc="2024-07-31T06:00:00Z"/>
          <w:rFonts w:hint="eastAsia"/>
        </w:rPr>
      </w:pPr>
    </w:p>
    <w:p w14:paraId="31B5E784" w14:textId="77777777" w:rsidR="00D756F1" w:rsidRDefault="00D756F1" w:rsidP="00D756F1">
      <w:pPr>
        <w:ind w:left="720"/>
        <w:rPr>
          <w:ins w:id="60" w:author="FML neverlucky" w:date="2024-07-31T14:00:00Z" w16du:dateUtc="2024-07-31T06:00:00Z"/>
          <w:rFonts w:hint="eastAsia"/>
        </w:rPr>
      </w:pPr>
    </w:p>
    <w:p w14:paraId="4661F90F" w14:textId="34EE8552" w:rsidR="00002399" w:rsidRDefault="00D756F1" w:rsidP="00D756F1">
      <w:pPr>
        <w:ind w:left="720"/>
        <w:rPr>
          <w:ins w:id="61" w:author="FML neverlucky" w:date="2024-07-31T14:04:00Z" w16du:dateUtc="2024-07-31T06:04:00Z"/>
          <w:rFonts w:hint="eastAsia"/>
        </w:rPr>
      </w:pPr>
      <w:ins w:id="62" w:author="FML neverlucky" w:date="2024-07-31T14:00:00Z" w16du:dateUtc="2024-07-31T06:00:00Z">
        <w:r>
          <w:t xml:space="preserve">Player will use resurrect on dead enemy. Entity manager needs to know that </w:t>
        </w:r>
      </w:ins>
      <w:ins w:id="63" w:author="FML neverlucky" w:date="2024-07-31T14:01:00Z" w16du:dateUtc="2024-07-31T06:01:00Z">
        <w:r>
          <w:t xml:space="preserve">to-be </w:t>
        </w:r>
      </w:ins>
      <w:ins w:id="64" w:author="FML neverlucky" w:date="2024-07-31T14:00:00Z" w16du:dateUtc="2024-07-31T06:00:00Z">
        <w:r>
          <w:t xml:space="preserve">resurrected enemy </w:t>
        </w:r>
      </w:ins>
      <w:ins w:id="65" w:author="FML neverlucky" w:date="2024-07-31T14:01:00Z" w16du:dateUtc="2024-07-31T06:01:00Z">
        <w:r>
          <w:t xml:space="preserve">is undergoing class change, so its class pointer needs to keep reference to this </w:t>
        </w:r>
      </w:ins>
      <w:ins w:id="66" w:author="FML neverlucky" w:date="2024-07-31T14:03:00Z" w16du:dateUtc="2024-07-31T06:03:00Z">
        <w:r>
          <w:t>actor</w:t>
        </w:r>
      </w:ins>
      <w:ins w:id="67" w:author="FML neverlucky" w:date="2024-07-31T14:01:00Z" w16du:dateUtc="2024-07-31T06:01:00Z">
        <w:r>
          <w:t>.</w:t>
        </w:r>
      </w:ins>
      <w:ins w:id="68" w:author="FML neverlucky" w:date="2024-07-31T14:02:00Z" w16du:dateUtc="2024-07-31T06:02:00Z">
        <w:r>
          <w:t xml:space="preserve"> </w:t>
        </w:r>
      </w:ins>
    </w:p>
    <w:p w14:paraId="4E23BEBF" w14:textId="77777777" w:rsidR="00D756F1" w:rsidRDefault="00D756F1" w:rsidP="00D756F1">
      <w:pPr>
        <w:ind w:left="720"/>
        <w:rPr>
          <w:ins w:id="69" w:author="FML neverlucky" w:date="2024-07-31T14:04:00Z" w16du:dateUtc="2024-07-31T06:04:00Z"/>
          <w:rFonts w:hint="eastAsia"/>
        </w:rPr>
      </w:pPr>
    </w:p>
    <w:p w14:paraId="6E8054B1" w14:textId="6BC67E01" w:rsidR="00D756F1" w:rsidRDefault="00D756F1" w:rsidP="00D756F1">
      <w:pPr>
        <w:ind w:left="720"/>
        <w:rPr>
          <w:ins w:id="70" w:author="FML neverlucky" w:date="2024-07-31T14:12:00Z" w16du:dateUtc="2024-07-31T06:12:00Z"/>
          <w:rFonts w:hint="eastAsia"/>
        </w:rPr>
      </w:pPr>
      <w:ins w:id="71" w:author="FML neverlucky" w:date="2024-07-31T14:04:00Z" w16du:dateUtc="2024-07-31T06:04:00Z">
        <w:r>
          <w:t xml:space="preserve">Quick search into changing class of instantiated object later, I has found existence of strategy pattern. </w:t>
        </w:r>
      </w:ins>
      <w:ins w:id="72" w:author="FML neverlucky" w:date="2024-07-31T14:11:00Z" w16du:dateUtc="2024-07-31T06:11:00Z">
        <w:r w:rsidR="00CD7EA7">
          <w:t>since it is more for algorithm, it will be used for enemy behaviour. But enemy will eventually become ally, and ally needs to adapt to friendly behaviour</w:t>
        </w:r>
      </w:ins>
      <w:ins w:id="73" w:author="FML neverlucky" w:date="2024-07-31T14:12:00Z" w16du:dateUtc="2024-07-31T06:12:00Z">
        <w:r w:rsidR="00CD7EA7">
          <w:t>. Extremely scuffed, but edit strategy pattern with adapter pattern? ‘ –‘</w:t>
        </w:r>
      </w:ins>
    </w:p>
    <w:p w14:paraId="5BE60691" w14:textId="7145D9CF" w:rsidR="00CD7EA7" w:rsidRDefault="00CD7EA7" w:rsidP="00D756F1">
      <w:pPr>
        <w:ind w:left="720"/>
        <w:rPr>
          <w:ins w:id="74" w:author="FML neverlucky" w:date="2024-07-31T13:19:00Z" w16du:dateUtc="2024-07-31T05:19:00Z"/>
          <w:rFonts w:hint="eastAsia"/>
        </w:rPr>
      </w:pPr>
      <w:ins w:id="75" w:author="FML neverlucky" w:date="2024-07-31T14:12:00Z" w16du:dateUtc="2024-07-31T06:12:00Z">
        <w:r>
          <w:t>Sounds like a headache ahahahha</w:t>
        </w:r>
      </w:ins>
    </w:p>
    <w:p w14:paraId="6452376A" w14:textId="4789C762" w:rsidR="00002399" w:rsidRDefault="00002399">
      <w:pPr>
        <w:ind w:left="720"/>
        <w:rPr>
          <w:ins w:id="76" w:author="FML neverlucky" w:date="2024-07-31T13:19:00Z" w16du:dateUtc="2024-07-31T05:19:00Z"/>
          <w:rFonts w:hint="eastAsia"/>
        </w:rPr>
      </w:pPr>
    </w:p>
    <w:p w14:paraId="32A1E1A4" w14:textId="76CC71E9" w:rsidR="00323F14" w:rsidRDefault="00323F14" w:rsidP="00323F14">
      <w:pPr>
        <w:ind w:left="720"/>
        <w:rPr>
          <w:ins w:id="77" w:author="FML neverlucky" w:date="2024-07-31T14:38:00Z" w16du:dateUtc="2024-07-31T06:38:00Z"/>
          <w:rFonts w:hint="eastAsia"/>
        </w:rPr>
      </w:pPr>
      <w:ins w:id="78" w:author="FML neverlucky" w:date="2024-07-31T14:38:00Z" w16du:dateUtc="2024-07-31T06:38:00Z">
        <w:r w:rsidRPr="00323F14">
          <w:rPr>
            <w:noProof/>
          </w:rPr>
          <w:drawing>
            <wp:inline distT="0" distB="0" distL="0" distR="0" wp14:anchorId="4C4B1924" wp14:editId="7408AF44">
              <wp:extent cx="5943600" cy="3244215"/>
              <wp:effectExtent l="0" t="0" r="0" b="0"/>
              <wp:docPr id="48068532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85323" name="Picture 1" descr="A diagram of a diagram&#10;&#10;Description automatically generated with medium confidence"/>
                      <pic:cNvPicPr/>
                    </pic:nvPicPr>
                    <pic:blipFill>
                      <a:blip r:embed="rId29"/>
                      <a:stretch>
                        <a:fillRect/>
                      </a:stretch>
                    </pic:blipFill>
                    <pic:spPr>
                      <a:xfrm>
                        <a:off x="0" y="0"/>
                        <a:ext cx="5943600" cy="3244215"/>
                      </a:xfrm>
                      <a:prstGeom prst="rect">
                        <a:avLst/>
                      </a:prstGeom>
                    </pic:spPr>
                  </pic:pic>
                </a:graphicData>
              </a:graphic>
            </wp:inline>
          </w:drawing>
        </w:r>
      </w:ins>
    </w:p>
    <w:p w14:paraId="797CBBFA" w14:textId="09D6CD89" w:rsidR="00323F14" w:rsidRDefault="00323F14">
      <w:pPr>
        <w:ind w:left="720"/>
        <w:jc w:val="center"/>
        <w:rPr>
          <w:ins w:id="79" w:author="FML neverlucky" w:date="2024-07-31T14:38:00Z" w16du:dateUtc="2024-07-31T06:38:00Z"/>
          <w:rFonts w:hint="eastAsia"/>
        </w:rPr>
        <w:pPrChange w:id="80" w:author="FML neverlucky" w:date="2024-07-31T14:39:00Z" w16du:dateUtc="2024-07-31T06:39:00Z">
          <w:pPr>
            <w:ind w:left="720"/>
          </w:pPr>
        </w:pPrChange>
      </w:pPr>
      <w:ins w:id="81" w:author="FML neverlucky" w:date="2024-07-31T14:38:00Z" w16du:dateUtc="2024-07-31T06:38:00Z">
        <w:r>
          <w:t>P a i n</w:t>
        </w:r>
      </w:ins>
    </w:p>
    <w:p w14:paraId="671CB178" w14:textId="77777777" w:rsidR="00323F14" w:rsidRDefault="00323F14">
      <w:pPr>
        <w:ind w:left="720"/>
        <w:rPr>
          <w:ins w:id="82" w:author="FML neverlucky" w:date="2024-07-31T14:39:00Z" w16du:dateUtc="2024-07-31T06:39:00Z"/>
          <w:rFonts w:hint="eastAsia"/>
        </w:rPr>
      </w:pPr>
    </w:p>
    <w:p w14:paraId="430A6820" w14:textId="2EB003F8" w:rsidR="00323F14" w:rsidRDefault="00323F14">
      <w:pPr>
        <w:ind w:left="720"/>
        <w:rPr>
          <w:ins w:id="83" w:author="FML neverlucky" w:date="2024-07-31T14:43:00Z" w16du:dateUtc="2024-07-31T06:43:00Z"/>
          <w:rFonts w:hint="eastAsia"/>
        </w:rPr>
      </w:pPr>
      <w:ins w:id="84" w:author="FML neverlucky" w:date="2024-07-31T14:39:00Z" w16du:dateUtc="2024-07-31T06:39:00Z">
        <w:r>
          <w:t xml:space="preserve">As you can see from diagram above, </w:t>
        </w:r>
      </w:ins>
      <w:ins w:id="85" w:author="FML neverlucky" w:date="2024-07-31T14:40:00Z" w16du:dateUtc="2024-07-31T06:40:00Z">
        <w:r>
          <w:t>changing an actor’s class involves changing their behaviour (if it exists). Honestly in my head, it</w:t>
        </w:r>
      </w:ins>
      <w:ins w:id="86" w:author="FML neverlucky" w:date="2024-07-31T14:41:00Z" w16du:dateUtc="2024-07-31T06:41:00Z">
        <w:r>
          <w:t>’s just the case of modifying the target to something else. But who knows what errors the system like to throw amiriteeee hahahhahahah. By the way, wh</w:t>
        </w:r>
      </w:ins>
      <w:ins w:id="87" w:author="FML neverlucky" w:date="2024-07-31T14:42:00Z" w16du:dateUtc="2024-07-31T06:42:00Z">
        <w:r>
          <w:t>o knows if these patterns would work in unreal engine, the software that has issues handling singletons ‘ –‘</w:t>
        </w:r>
      </w:ins>
    </w:p>
    <w:p w14:paraId="6574575E" w14:textId="77777777" w:rsidR="00323F14" w:rsidRDefault="00323F14">
      <w:pPr>
        <w:ind w:left="720"/>
        <w:rPr>
          <w:ins w:id="88" w:author="FML neverlucky" w:date="2024-07-31T14:43:00Z" w16du:dateUtc="2024-07-31T06:43:00Z"/>
          <w:rFonts w:hint="eastAsia"/>
        </w:rPr>
      </w:pPr>
    </w:p>
    <w:p w14:paraId="14488408" w14:textId="6D22CE4F" w:rsidR="00323F14" w:rsidRDefault="00323F14" w:rsidP="00A35339">
      <w:pPr>
        <w:ind w:left="720"/>
        <w:rPr>
          <w:rFonts w:hint="eastAsia"/>
        </w:rPr>
      </w:pPr>
      <w:ins w:id="89" w:author="FML neverlucky" w:date="2024-07-31T14:46:00Z" w16du:dateUtc="2024-07-31T06:46:00Z">
        <w:r>
          <w:t xml:space="preserve">My bad, I misunderstood the bit about client interface. </w:t>
        </w:r>
      </w:ins>
      <w:ins w:id="90" w:author="FML neverlucky" w:date="2024-07-31T14:48:00Z" w16du:dateUtc="2024-07-31T06:48:00Z">
        <w:r>
          <w:t xml:space="preserve">I mean, I knew it’s meant to be more like a view only class, but damn im dumb. </w:t>
        </w:r>
      </w:ins>
      <w:ins w:id="91" w:author="FML neverlucky" w:date="2024-07-31T14:55:00Z" w16du:dateUtc="2024-07-31T06:55:00Z">
        <w:r w:rsidR="009744D9">
          <w:t>BUT THE BOOK SWOOPS IN TO SAVE ME AND MY DUMB ADAPTER STRATEGY PATTERN.</w:t>
        </w:r>
      </w:ins>
    </w:p>
    <w:p w14:paraId="2C592B00" w14:textId="77296FEC" w:rsidR="007C3C4F" w:rsidRDefault="00000000">
      <w:pPr>
        <w:ind w:left="720"/>
        <w:rPr>
          <w:rFonts w:hint="eastAsia"/>
        </w:rPr>
      </w:pPr>
      <w:r>
        <w:t>Current problems so far</w:t>
      </w:r>
      <w:ins w:id="92" w:author="FML neverlucky" w:date="2024-07-31T16:41:00Z" w16du:dateUtc="2024-07-31T08:41:00Z">
        <w:r w:rsidR="00A35339">
          <w:t xml:space="preserve"> (old ver, before this whole paragraph of small braining):</w:t>
        </w:r>
      </w:ins>
      <w:del w:id="93" w:author="FML neverlucky" w:date="2024-07-31T16:41:00Z" w16du:dateUtc="2024-07-31T08:41:00Z">
        <w:r w:rsidDel="00A35339">
          <w:delText>:</w:delText>
        </w:r>
      </w:del>
    </w:p>
    <w:p w14:paraId="73D37A30" w14:textId="62BFDE96" w:rsidR="007C3C4F" w:rsidRDefault="00000000">
      <w:pPr>
        <w:numPr>
          <w:ilvl w:val="0"/>
          <w:numId w:val="19"/>
        </w:numPr>
        <w:rPr>
          <w:rFonts w:hint="eastAsia"/>
        </w:rPr>
      </w:pPr>
      <w:r>
        <w:t>Having issues transferring enemy components to ally entity. This version of code does not have class changer class, but the problem still remains. Need to figure out how to detach all components and attach to new target.</w:t>
      </w:r>
    </w:p>
    <w:p w14:paraId="13037675" w14:textId="77777777" w:rsidR="007C3C4F" w:rsidRDefault="00000000">
      <w:pPr>
        <w:numPr>
          <w:ilvl w:val="0"/>
          <w:numId w:val="19"/>
        </w:numPr>
        <w:rPr>
          <w:rFonts w:hint="eastAsia"/>
        </w:rPr>
      </w:pPr>
      <w:r>
        <w:t>Reference to enemy types. Currently everything is handled by enemy base class, children enemy types only contain differing models to separate from each other (will also contain “special” moves). Children are currently referring to parent base class to handle every event. Need to figure how to get out of parent back to class that called base class to get info of its components (to change class).</w:t>
      </w:r>
    </w:p>
    <w:p w14:paraId="06E41317" w14:textId="77777777" w:rsidR="007C3C4F" w:rsidRDefault="007C3C4F">
      <w:pPr>
        <w:rPr>
          <w:ins w:id="94" w:author="FML neverlucky" w:date="2024-07-31T16:41:00Z" w16du:dateUtc="2024-07-31T08:41:00Z"/>
          <w:rFonts w:ascii="Arial" w:eastAsia="Arial" w:hAnsi="Arial" w:cs="Arial"/>
          <w:color w:val="555759"/>
          <w:sz w:val="20"/>
          <w:szCs w:val="20"/>
        </w:rPr>
      </w:pPr>
    </w:p>
    <w:p w14:paraId="45659A04" w14:textId="77777777" w:rsidR="00A35339" w:rsidRDefault="00A35339">
      <w:pPr>
        <w:rPr>
          <w:ins w:id="95" w:author="FML neverlucky" w:date="2024-07-31T16:41:00Z" w16du:dateUtc="2024-07-31T08:41:00Z"/>
          <w:rFonts w:ascii="Arial" w:eastAsia="Arial" w:hAnsi="Arial" w:cs="Arial"/>
          <w:color w:val="555759"/>
          <w:sz w:val="20"/>
          <w:szCs w:val="20"/>
        </w:rPr>
      </w:pPr>
    </w:p>
    <w:p w14:paraId="44664BC0" w14:textId="59BEB43C" w:rsidR="00A35339" w:rsidRDefault="00A35339" w:rsidP="00A35339">
      <w:pPr>
        <w:ind w:left="720"/>
        <w:rPr>
          <w:ins w:id="96" w:author="FML neverlucky" w:date="2024-07-31T16:41:00Z" w16du:dateUtc="2024-07-31T08:41:00Z"/>
          <w:rFonts w:ascii="Arial" w:eastAsia="Arial" w:hAnsi="Arial" w:cs="Arial"/>
          <w:color w:val="555759"/>
          <w:sz w:val="20"/>
          <w:szCs w:val="20"/>
          <w:u w:val="single"/>
        </w:rPr>
      </w:pPr>
      <w:ins w:id="97" w:author="FML neverlucky" w:date="2024-07-31T16:41:00Z" w16du:dateUtc="2024-07-31T08:41:00Z">
        <w:r w:rsidRPr="00A35339">
          <w:rPr>
            <w:rFonts w:ascii="Arial" w:eastAsia="Arial" w:hAnsi="Arial" w:cs="Arial"/>
            <w:color w:val="555759"/>
            <w:sz w:val="20"/>
            <w:szCs w:val="20"/>
            <w:u w:val="single"/>
            <w:rPrChange w:id="98" w:author="FML neverlucky" w:date="2024-07-31T16:41:00Z" w16du:dateUtc="2024-07-31T08:41:00Z">
              <w:rPr>
                <w:rFonts w:ascii="Arial" w:eastAsia="Arial" w:hAnsi="Arial" w:cs="Arial"/>
                <w:color w:val="555759"/>
                <w:sz w:val="20"/>
                <w:szCs w:val="20"/>
              </w:rPr>
            </w:rPrChange>
          </w:rPr>
          <w:t>Ally vs enemy</w:t>
        </w:r>
      </w:ins>
    </w:p>
    <w:p w14:paraId="4232E5BF" w14:textId="44E42D64" w:rsidR="00D84FEF" w:rsidRDefault="00D84FEF">
      <w:pPr>
        <w:ind w:left="720"/>
        <w:rPr>
          <w:rFonts w:ascii="Arial" w:eastAsia="Arial" w:hAnsi="Arial" w:cs="Arial"/>
          <w:color w:val="555759"/>
          <w:sz w:val="20"/>
          <w:szCs w:val="20"/>
        </w:rPr>
      </w:pPr>
      <w:ins w:id="99" w:author="FML neverlucky" w:date="2024-07-31T16:51:00Z" w16du:dateUtc="2024-07-31T08:51:00Z">
        <w:r>
          <w:rPr>
            <w:rFonts w:ascii="Arial" w:eastAsia="Arial" w:hAnsi="Arial" w:cs="Arial"/>
            <w:color w:val="555759"/>
            <w:sz w:val="20"/>
            <w:szCs w:val="20"/>
          </w:rPr>
          <w:t>ally is basically enemy but friendly to player. So instead of targeting player, all that needs to be changed from enemy class is the target. But</w:t>
        </w:r>
      </w:ins>
      <w:ins w:id="100" w:author="FML neverlucky" w:date="2024-07-31T16:52:00Z" w16du:dateUtc="2024-07-31T08:52:00Z">
        <w:r>
          <w:rPr>
            <w:rFonts w:ascii="Arial" w:eastAsia="Arial" w:hAnsi="Arial" w:cs="Arial"/>
            <w:color w:val="555759"/>
            <w:sz w:val="20"/>
            <w:szCs w:val="20"/>
          </w:rPr>
          <w:t xml:space="preserve"> ahahaha, I just had to make a while damn mess of a system for myself for no good reason. This is just a short paragraph meant to identify the difference between the 2 classes </w:t>
        </w:r>
      </w:ins>
      <w:ins w:id="101" w:author="FML neverlucky" w:date="2024-07-31T16:53:00Z" w16du:dateUtc="2024-07-31T08:53:00Z">
        <w:r>
          <w:rPr>
            <w:rFonts w:ascii="Arial" w:eastAsia="Arial" w:hAnsi="Arial" w:cs="Arial"/>
            <w:color w:val="555759"/>
            <w:sz w:val="20"/>
            <w:szCs w:val="20"/>
          </w:rPr>
          <w:t>(so I can minimize the headache I get while setting up adapter pattern)</w:t>
        </w:r>
      </w:ins>
    </w:p>
    <w:p w14:paraId="4AAEA40B" w14:textId="77777777" w:rsidR="00AC69B2" w:rsidRDefault="00AC69B2" w:rsidP="00AC69B2">
      <w:pPr>
        <w:ind w:left="720"/>
        <w:rPr>
          <w:rFonts w:ascii="Arial" w:eastAsia="Arial" w:hAnsi="Arial" w:cs="Arial"/>
          <w:color w:val="555759"/>
          <w:sz w:val="20"/>
          <w:szCs w:val="20"/>
        </w:rPr>
      </w:pPr>
    </w:p>
    <w:p w14:paraId="078027C2" w14:textId="77777777" w:rsidR="00AC69B2" w:rsidRDefault="00AC69B2" w:rsidP="00AC69B2">
      <w:pPr>
        <w:ind w:left="720"/>
        <w:rPr>
          <w:rFonts w:ascii="Arial" w:eastAsia="Arial" w:hAnsi="Arial" w:cs="Arial"/>
          <w:color w:val="555759"/>
          <w:sz w:val="20"/>
          <w:szCs w:val="20"/>
        </w:rPr>
      </w:pPr>
    </w:p>
    <w:p w14:paraId="290518B6" w14:textId="11273809" w:rsidR="00AC69B2" w:rsidRPr="00AC69B2" w:rsidRDefault="00AC69B2" w:rsidP="00AC69B2">
      <w:pPr>
        <w:ind w:left="720"/>
        <w:rPr>
          <w:rFonts w:ascii="Arial" w:eastAsia="Arial" w:hAnsi="Arial" w:cs="Arial"/>
          <w:b/>
          <w:bCs/>
          <w:sz w:val="20"/>
          <w:szCs w:val="20"/>
          <w:u w:val="single"/>
        </w:rPr>
      </w:pPr>
      <w:r w:rsidRPr="00AC69B2">
        <w:rPr>
          <w:rFonts w:ascii="Arial" w:eastAsia="Arial" w:hAnsi="Arial" w:cs="Arial"/>
          <w:b/>
          <w:bCs/>
          <w:sz w:val="20"/>
          <w:szCs w:val="20"/>
          <w:u w:val="single"/>
        </w:rPr>
        <w:t>MORE CHANGES TO PLANS BECAUSE I AM DUMB TO NOT RESEARCH BEFOREHAND</w:t>
      </w:r>
    </w:p>
    <w:p w14:paraId="6A58E1C2" w14:textId="2CC24363" w:rsidR="00AC69B2" w:rsidRPr="00AC69B2" w:rsidRDefault="00AC69B2" w:rsidP="00AC69B2">
      <w:pPr>
        <w:ind w:left="720"/>
        <w:rPr>
          <w:rFonts w:ascii="Arial" w:eastAsia="Arial" w:hAnsi="Arial" w:cs="Arial"/>
        </w:rPr>
      </w:pPr>
      <w:r w:rsidRPr="00AC69B2">
        <w:rPr>
          <w:rFonts w:ascii="Arial" w:eastAsia="Arial" w:hAnsi="Arial" w:cs="Arial"/>
        </w:rPr>
        <w:t>So, apparently its not possible to change classes of an object after said object been spawned in :D</w:t>
      </w:r>
    </w:p>
    <w:p w14:paraId="753395E6" w14:textId="045F06F9" w:rsidR="00AC69B2" w:rsidRPr="00AC69B2" w:rsidRDefault="00AC69B2" w:rsidP="00AC69B2">
      <w:pPr>
        <w:ind w:left="720"/>
        <w:rPr>
          <w:rFonts w:ascii="Arial" w:eastAsia="Arial" w:hAnsi="Arial" w:cs="Arial"/>
        </w:rPr>
      </w:pPr>
      <w:r w:rsidRPr="00AC69B2">
        <w:rPr>
          <w:rFonts w:ascii="Arial" w:eastAsia="Arial" w:hAnsi="Arial" w:cs="Arial"/>
        </w:rPr>
        <w:t>BUT, we still have plan to copy components over new actor before discarding old enemy actor (by components, I mean their physical appearance component, so they appear the same. I am being a terrible software engineer because this is a complete mess :D).</w:t>
      </w:r>
    </w:p>
    <w:p w14:paraId="351D1997" w14:textId="2C8020C3" w:rsidR="00AC69B2" w:rsidRDefault="00AC69B2" w:rsidP="00AC69B2">
      <w:pPr>
        <w:ind w:left="720"/>
        <w:rPr>
          <w:rFonts w:ascii="Arial" w:eastAsia="Arial" w:hAnsi="Arial" w:cs="Arial"/>
        </w:rPr>
      </w:pPr>
      <w:r w:rsidRPr="00AC69B2">
        <w:rPr>
          <w:rFonts w:ascii="Arial" w:eastAsia="Arial" w:hAnsi="Arial" w:cs="Arial"/>
        </w:rPr>
        <w:t xml:space="preserve">Either ways, </w:t>
      </w:r>
      <w:r>
        <w:rPr>
          <w:rFonts w:ascii="Arial" w:eastAsia="Arial" w:hAnsi="Arial" w:cs="Arial"/>
        </w:rPr>
        <w:t xml:space="preserve">this new plan sounds more like adapter pattern now. Honestly, I got this idea from a reddit thread answering poster’s question of if </w:t>
      </w:r>
      <w:r w:rsidR="00CF585D">
        <w:rPr>
          <w:rFonts w:ascii="Arial" w:eastAsia="Arial" w:hAnsi="Arial" w:cs="Arial"/>
        </w:rPr>
        <w:t>it’s</w:t>
      </w:r>
      <w:r>
        <w:rPr>
          <w:rFonts w:ascii="Arial" w:eastAsia="Arial" w:hAnsi="Arial" w:cs="Arial"/>
        </w:rPr>
        <w:t xml:space="preserve"> possible to change classes. Replies said to either use tags to change “class” or replace the components that make them identify themselves as their role (essentially the entire point of adapter pattern, not whatever scuffed bullshit I tried to pull off above).</w:t>
      </w:r>
    </w:p>
    <w:p w14:paraId="08C7C44C" w14:textId="77777777" w:rsidR="00A35B1C" w:rsidRDefault="00A35B1C" w:rsidP="00AC69B2">
      <w:pPr>
        <w:ind w:left="720"/>
        <w:rPr>
          <w:rFonts w:ascii="Arial" w:eastAsia="Arial" w:hAnsi="Arial" w:cs="Arial"/>
        </w:rPr>
      </w:pPr>
    </w:p>
    <w:p w14:paraId="5E43231B" w14:textId="291DF7B2" w:rsidR="00AC69B2" w:rsidRDefault="00AC69B2" w:rsidP="00AC69B2">
      <w:pPr>
        <w:ind w:left="720"/>
        <w:rPr>
          <w:rFonts w:ascii="Arial" w:eastAsia="Arial" w:hAnsi="Arial" w:cs="Arial"/>
        </w:rPr>
      </w:pPr>
      <w:r>
        <w:rPr>
          <w:rFonts w:ascii="Arial" w:eastAsia="Arial" w:hAnsi="Arial" w:cs="Arial"/>
        </w:rPr>
        <w:t xml:space="preserve">In summary, </w:t>
      </w:r>
      <w:r w:rsidR="00CF585D">
        <w:rPr>
          <w:rFonts w:ascii="Arial" w:eastAsia="Arial" w:hAnsi="Arial" w:cs="Arial"/>
        </w:rPr>
        <w:t>these</w:t>
      </w:r>
      <w:r>
        <w:rPr>
          <w:rFonts w:ascii="Arial" w:eastAsia="Arial" w:hAnsi="Arial" w:cs="Arial"/>
        </w:rPr>
        <w:t xml:space="preserve"> are the changes im going to make:</w:t>
      </w:r>
    </w:p>
    <w:p w14:paraId="7B0BB474" w14:textId="203DA627" w:rsidR="00AC69B2" w:rsidRDefault="00AC69B2" w:rsidP="00AC69B2">
      <w:pPr>
        <w:pStyle w:val="ListParagraph"/>
        <w:numPr>
          <w:ilvl w:val="0"/>
          <w:numId w:val="29"/>
        </w:numPr>
        <w:rPr>
          <w:rFonts w:ascii="Arial" w:eastAsia="Arial" w:hAnsi="Arial" w:cs="Arial"/>
        </w:rPr>
      </w:pPr>
      <w:r>
        <w:rPr>
          <w:rFonts w:ascii="Arial" w:eastAsia="Arial" w:hAnsi="Arial" w:cs="Arial"/>
        </w:rPr>
        <w:t xml:space="preserve">Instead of making a </w:t>
      </w:r>
      <w:r w:rsidR="00AA3738">
        <w:rPr>
          <w:rFonts w:ascii="Arial" w:eastAsia="Arial" w:hAnsi="Arial" w:cs="Arial"/>
        </w:rPr>
        <w:t>c</w:t>
      </w:r>
      <w:r w:rsidR="00A35B1C">
        <w:rPr>
          <w:rFonts w:ascii="Arial" w:eastAsia="Arial" w:hAnsi="Arial" w:cs="Arial"/>
        </w:rPr>
        <w:t>lass containing all the objects’ appearance and behaviour, make separate the class definition into smaller components that can be attached to an object. This allows the object to be able to swap part of its components to receive “updates” to its changes.</w:t>
      </w:r>
    </w:p>
    <w:p w14:paraId="49136880" w14:textId="20EDB054" w:rsidR="00A35B1C" w:rsidRDefault="00A35B1C" w:rsidP="00AC69B2">
      <w:pPr>
        <w:pStyle w:val="ListParagraph"/>
        <w:numPr>
          <w:ilvl w:val="0"/>
          <w:numId w:val="29"/>
        </w:numPr>
        <w:rPr>
          <w:rFonts w:ascii="Arial" w:eastAsia="Arial" w:hAnsi="Arial" w:cs="Arial"/>
        </w:rPr>
      </w:pPr>
      <w:r>
        <w:rPr>
          <w:rFonts w:ascii="Arial" w:eastAsia="Arial" w:hAnsi="Arial" w:cs="Arial"/>
        </w:rPr>
        <w:t>An actor (or object in scene) will be made of mainly these components: appearance and behaviour states.</w:t>
      </w:r>
    </w:p>
    <w:p w14:paraId="05F71452" w14:textId="2B8F86DB" w:rsidR="00A35B1C" w:rsidRDefault="00A35B1C" w:rsidP="00AC69B2">
      <w:pPr>
        <w:pStyle w:val="ListParagraph"/>
        <w:numPr>
          <w:ilvl w:val="0"/>
          <w:numId w:val="29"/>
        </w:numPr>
        <w:rPr>
          <w:rFonts w:ascii="Arial" w:eastAsia="Arial" w:hAnsi="Arial" w:cs="Arial"/>
        </w:rPr>
      </w:pPr>
      <w:r>
        <w:rPr>
          <w:rFonts w:ascii="Arial" w:eastAsia="Arial" w:hAnsi="Arial" w:cs="Arial"/>
        </w:rPr>
        <w:t xml:space="preserve">The behaviour state component will continue to use strategy pattern as planned. This will allow the algorithm to decide its behaviour instead of manually coding them into separate children type classes. Saves more storage space yay. Sounds like a pain to </w:t>
      </w:r>
      <w:r>
        <w:rPr>
          <w:rFonts w:ascii="Arial" w:eastAsia="Arial" w:hAnsi="Arial" w:cs="Arial"/>
        </w:rPr>
        <w:lastRenderedPageBreak/>
        <w:t>search through and debug though haha :’D</w:t>
      </w:r>
    </w:p>
    <w:p w14:paraId="03C0AE42" w14:textId="55CFD78E" w:rsidR="00A35B1C" w:rsidRDefault="00A35B1C" w:rsidP="00A35B1C">
      <w:pPr>
        <w:pStyle w:val="ListParagraph"/>
        <w:ind w:left="1080"/>
        <w:rPr>
          <w:rFonts w:ascii="Arial" w:eastAsia="Arial" w:hAnsi="Arial" w:cs="Arial"/>
        </w:rPr>
      </w:pPr>
      <w:r>
        <w:rPr>
          <w:rFonts w:ascii="Arial" w:eastAsia="Arial" w:hAnsi="Arial" w:cs="Arial"/>
        </w:rPr>
        <w:t>Algorithms banzaii O|&lt;</w:t>
      </w:r>
    </w:p>
    <w:p w14:paraId="34A3E849" w14:textId="77777777" w:rsidR="00A35B1C" w:rsidRDefault="00A35B1C" w:rsidP="00E54086">
      <w:pPr>
        <w:rPr>
          <w:rFonts w:ascii="Arial" w:eastAsia="Arial" w:hAnsi="Arial" w:cs="Arial"/>
        </w:rPr>
      </w:pPr>
    </w:p>
    <w:p w14:paraId="01438521" w14:textId="53C3DB11" w:rsidR="00E54086" w:rsidRDefault="00E54086" w:rsidP="00E54086">
      <w:pPr>
        <w:ind w:left="720"/>
        <w:rPr>
          <w:rFonts w:ascii="Arial" w:eastAsia="Arial" w:hAnsi="Arial" w:cs="Arial"/>
        </w:rPr>
      </w:pPr>
      <w:r>
        <w:rPr>
          <w:rFonts w:ascii="Arial" w:eastAsia="Arial" w:hAnsi="Arial" w:cs="Arial"/>
        </w:rPr>
        <w:t>That leaves with how to tackle enemy type change and usage of adapter pattern to change allies’ behaviour O|&lt;</w:t>
      </w:r>
    </w:p>
    <w:p w14:paraId="08D4709B" w14:textId="6D1A1153" w:rsidR="00E54086" w:rsidRDefault="00E54086" w:rsidP="00E54086">
      <w:pPr>
        <w:ind w:left="720"/>
        <w:rPr>
          <w:rFonts w:ascii="Arial" w:eastAsia="Arial" w:hAnsi="Arial" w:cs="Arial"/>
        </w:rPr>
      </w:pPr>
      <w:r>
        <w:rPr>
          <w:rFonts w:ascii="Arial" w:eastAsia="Arial" w:hAnsi="Arial" w:cs="Arial"/>
        </w:rPr>
        <w:t>Lets just say, hopefully I can create a working system that allows me to overwrite the attack target during runtime, then I can just do this strategy in adapter class or something.</w:t>
      </w:r>
    </w:p>
    <w:p w14:paraId="37813FEA" w14:textId="61F72EFE" w:rsidR="00E54086" w:rsidRDefault="00E54086" w:rsidP="00E54086">
      <w:pPr>
        <w:ind w:left="720"/>
        <w:rPr>
          <w:rFonts w:ascii="Arial" w:eastAsia="Arial" w:hAnsi="Arial" w:cs="Arial"/>
        </w:rPr>
      </w:pPr>
      <w:r>
        <w:rPr>
          <w:rFonts w:ascii="Arial" w:eastAsia="Arial" w:hAnsi="Arial" w:cs="Arial"/>
        </w:rPr>
        <w:t>As for enemy types though (ughhhhhh), maybe I can split the appearance components into more components? I think I’ll probably use strategy pattern to do this too (since its just the change of models). I need to make this super clear so I don’t mess up later hfwuosdoa.</w:t>
      </w:r>
    </w:p>
    <w:p w14:paraId="2D564579" w14:textId="77777777" w:rsidR="00E54086" w:rsidRDefault="00E54086" w:rsidP="00E54086">
      <w:pPr>
        <w:ind w:left="720"/>
        <w:rPr>
          <w:rFonts w:ascii="Arial" w:eastAsia="Arial" w:hAnsi="Arial" w:cs="Arial"/>
        </w:rPr>
      </w:pPr>
    </w:p>
    <w:p w14:paraId="3BE5FD9B" w14:textId="2A0E66CB" w:rsidR="00E54086" w:rsidRDefault="00E54086" w:rsidP="00E54086">
      <w:pPr>
        <w:rPr>
          <w:rFonts w:ascii="Arial" w:eastAsia="Arial" w:hAnsi="Arial" w:cs="Arial"/>
        </w:rPr>
      </w:pPr>
      <w:r>
        <w:rPr>
          <w:rFonts w:ascii="Arial" w:eastAsia="Arial" w:hAnsi="Arial" w:cs="Arial"/>
        </w:rPr>
        <w:tab/>
        <w:t>Actor on scene is identified by:</w:t>
      </w:r>
    </w:p>
    <w:p w14:paraId="1B652CDD" w14:textId="1D6F93D9" w:rsidR="00E54086" w:rsidRDefault="00E54086" w:rsidP="00E54086">
      <w:pPr>
        <w:pStyle w:val="ListParagraph"/>
        <w:numPr>
          <w:ilvl w:val="0"/>
          <w:numId w:val="19"/>
        </w:numPr>
        <w:rPr>
          <w:rFonts w:ascii="Arial" w:eastAsia="Arial" w:hAnsi="Arial" w:cs="Arial"/>
        </w:rPr>
      </w:pPr>
      <w:r w:rsidRPr="00E54086">
        <w:rPr>
          <w:rFonts w:ascii="Arial" w:eastAsia="Arial" w:hAnsi="Arial" w:cs="Arial"/>
        </w:rPr>
        <w:t>Appearance component</w:t>
      </w:r>
    </w:p>
    <w:p w14:paraId="7F6B39A7" w14:textId="0E46616A" w:rsidR="00E54086" w:rsidRDefault="00E54086" w:rsidP="00E54086">
      <w:pPr>
        <w:pStyle w:val="ListParagraph"/>
        <w:numPr>
          <w:ilvl w:val="0"/>
          <w:numId w:val="19"/>
        </w:numPr>
        <w:rPr>
          <w:rFonts w:ascii="Arial" w:eastAsia="Arial" w:hAnsi="Arial" w:cs="Arial"/>
        </w:rPr>
      </w:pPr>
      <w:r>
        <w:rPr>
          <w:rFonts w:ascii="Arial" w:eastAsia="Arial" w:hAnsi="Arial" w:cs="Arial"/>
        </w:rPr>
        <w:t>Behaviour component</w:t>
      </w:r>
    </w:p>
    <w:p w14:paraId="3A794197" w14:textId="214ACEA8" w:rsidR="00E54086" w:rsidRDefault="00E54086" w:rsidP="00E54086">
      <w:pPr>
        <w:rPr>
          <w:rFonts w:ascii="Arial" w:eastAsia="Arial" w:hAnsi="Arial" w:cs="Arial"/>
        </w:rPr>
      </w:pPr>
    </w:p>
    <w:p w14:paraId="32F96CDF" w14:textId="6627EF1A" w:rsidR="00E54086" w:rsidRDefault="00E54086" w:rsidP="00E54086">
      <w:pPr>
        <w:ind w:left="720"/>
        <w:rPr>
          <w:rFonts w:ascii="Arial" w:eastAsia="Arial" w:hAnsi="Arial" w:cs="Arial"/>
        </w:rPr>
      </w:pPr>
      <w:r>
        <w:rPr>
          <w:rFonts w:ascii="Arial" w:eastAsia="Arial" w:hAnsi="Arial" w:cs="Arial"/>
        </w:rPr>
        <w:t xml:space="preserve">Since appearance and behaviour change according to enemy type, both components will have 3 children classes/ strategies. </w:t>
      </w:r>
    </w:p>
    <w:p w14:paraId="6E7225CD" w14:textId="28351104" w:rsidR="00E54086" w:rsidRDefault="00E54086" w:rsidP="00E54086">
      <w:pPr>
        <w:ind w:left="720"/>
        <w:rPr>
          <w:rFonts w:ascii="Arial" w:eastAsia="Arial" w:hAnsi="Arial" w:cs="Arial"/>
        </w:rPr>
      </w:pPr>
    </w:p>
    <w:p w14:paraId="746AADDD" w14:textId="1B7612DD" w:rsidR="00E54086" w:rsidRDefault="00574207" w:rsidP="008B50F9">
      <w:pPr>
        <w:rPr>
          <w:rFonts w:ascii="Arial" w:eastAsia="Arial" w:hAnsi="Arial" w:cs="Arial"/>
        </w:rPr>
      </w:pPr>
      <w:r w:rsidRPr="00574207">
        <w:rPr>
          <w:rFonts w:ascii="Arial" w:eastAsia="Arial" w:hAnsi="Arial" w:cs="Arial"/>
          <w:noProof/>
        </w:rPr>
        <w:drawing>
          <wp:inline distT="0" distB="0" distL="0" distR="0" wp14:anchorId="1BBE7A1C" wp14:editId="76DFEEDB">
            <wp:extent cx="5943600" cy="3898900"/>
            <wp:effectExtent l="0" t="0" r="0" b="6350"/>
            <wp:docPr id="117746660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66605" name="Picture 1" descr="A diagram of a person with text&#10;&#10;Description automatically generated"/>
                    <pic:cNvPicPr/>
                  </pic:nvPicPr>
                  <pic:blipFill>
                    <a:blip r:embed="rId30"/>
                    <a:stretch>
                      <a:fillRect/>
                    </a:stretch>
                  </pic:blipFill>
                  <pic:spPr>
                    <a:xfrm>
                      <a:off x="0" y="0"/>
                      <a:ext cx="5943600" cy="3898900"/>
                    </a:xfrm>
                    <a:prstGeom prst="rect">
                      <a:avLst/>
                    </a:prstGeom>
                  </pic:spPr>
                </pic:pic>
              </a:graphicData>
            </a:graphic>
          </wp:inline>
        </w:drawing>
      </w:r>
    </w:p>
    <w:p w14:paraId="01A5681A" w14:textId="3E34FA18" w:rsidR="00E54086" w:rsidRDefault="00E54086" w:rsidP="00E54086">
      <w:pPr>
        <w:ind w:left="720"/>
        <w:rPr>
          <w:rFonts w:ascii="Arial" w:eastAsia="Arial" w:hAnsi="Arial" w:cs="Arial"/>
        </w:rPr>
      </w:pPr>
    </w:p>
    <w:p w14:paraId="2ACD3079" w14:textId="28081239" w:rsidR="00E54086" w:rsidRDefault="00574207" w:rsidP="00E54086">
      <w:pPr>
        <w:ind w:left="720"/>
        <w:rPr>
          <w:rFonts w:ascii="Arial" w:eastAsia="Arial" w:hAnsi="Arial" w:cs="Arial"/>
        </w:rPr>
      </w:pPr>
      <w:r>
        <w:rPr>
          <w:rFonts w:ascii="Arial" w:eastAsia="Arial" w:hAnsi="Arial" w:cs="Arial"/>
        </w:rPr>
        <w:t>how diagram changes when enemy converts to ally:</w:t>
      </w:r>
    </w:p>
    <w:p w14:paraId="4B47A33F" w14:textId="74E7DF97" w:rsidR="00574207" w:rsidRDefault="008B50F9" w:rsidP="008B50F9">
      <w:pPr>
        <w:rPr>
          <w:rFonts w:ascii="Arial" w:eastAsia="Arial" w:hAnsi="Arial" w:cs="Arial"/>
        </w:rPr>
      </w:pPr>
      <w:r w:rsidRPr="008B50F9">
        <w:rPr>
          <w:rFonts w:ascii="Arial" w:eastAsia="Arial" w:hAnsi="Arial" w:cs="Arial"/>
          <w:noProof/>
        </w:rPr>
        <w:lastRenderedPageBreak/>
        <w:drawing>
          <wp:inline distT="0" distB="0" distL="0" distR="0" wp14:anchorId="7E7988DB" wp14:editId="2F832920">
            <wp:extent cx="5943600" cy="3354705"/>
            <wp:effectExtent l="0" t="0" r="0" b="0"/>
            <wp:docPr id="1386567992" name="Picture 1" descr="A diagram of different types of type of type of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67992" name="Picture 1" descr="A diagram of different types of type of type of class&#10;&#10;Description automatically generated"/>
                    <pic:cNvPicPr/>
                  </pic:nvPicPr>
                  <pic:blipFill>
                    <a:blip r:embed="rId31"/>
                    <a:stretch>
                      <a:fillRect/>
                    </a:stretch>
                  </pic:blipFill>
                  <pic:spPr>
                    <a:xfrm>
                      <a:off x="0" y="0"/>
                      <a:ext cx="5943600" cy="3354705"/>
                    </a:xfrm>
                    <a:prstGeom prst="rect">
                      <a:avLst/>
                    </a:prstGeom>
                  </pic:spPr>
                </pic:pic>
              </a:graphicData>
            </a:graphic>
          </wp:inline>
        </w:drawing>
      </w:r>
    </w:p>
    <w:p w14:paraId="04EF9D95" w14:textId="77777777" w:rsidR="00E54086" w:rsidRDefault="00E54086" w:rsidP="00E54086">
      <w:pPr>
        <w:ind w:left="720"/>
        <w:rPr>
          <w:rFonts w:ascii="Arial" w:eastAsia="Arial" w:hAnsi="Arial" w:cs="Arial"/>
        </w:rPr>
      </w:pPr>
    </w:p>
    <w:p w14:paraId="0DDA61CD" w14:textId="3133E9F8" w:rsidR="00E54086" w:rsidRDefault="008B50F9" w:rsidP="00E54086">
      <w:pPr>
        <w:ind w:left="720"/>
        <w:rPr>
          <w:rFonts w:ascii="Arial" w:eastAsia="Arial" w:hAnsi="Arial" w:cs="Arial"/>
        </w:rPr>
      </w:pPr>
      <w:r>
        <w:rPr>
          <w:rFonts w:ascii="Arial" w:eastAsia="Arial" w:hAnsi="Arial" w:cs="Arial"/>
        </w:rPr>
        <w:t>All that’s left will be how to identify the actors… Tags. WHICH MEANS I DON’T HAVE TO TYPE LONG NAMES TO GET THE PLAYER REFERENCE YAYYYYYYY</w:t>
      </w:r>
    </w:p>
    <w:p w14:paraId="354623A9" w14:textId="10823B4A" w:rsidR="008B50F9" w:rsidRDefault="008B50F9" w:rsidP="00E54086">
      <w:pPr>
        <w:ind w:left="720"/>
        <w:rPr>
          <w:rFonts w:ascii="Arial" w:eastAsia="Arial" w:hAnsi="Arial" w:cs="Arial"/>
        </w:rPr>
      </w:pPr>
      <w:r>
        <w:rPr>
          <w:rFonts w:ascii="Arial" w:eastAsia="Arial" w:hAnsi="Arial" w:cs="Arial"/>
        </w:rPr>
        <w:t>Anyways, I don’t think there will be a need to ever check the specific type of ally/ enemy, so there wont be a sub category for different types.</w:t>
      </w:r>
    </w:p>
    <w:p w14:paraId="403CB9DA" w14:textId="77777777" w:rsidR="00E54086" w:rsidRPr="00E54086" w:rsidRDefault="00E54086" w:rsidP="00E54086">
      <w:pPr>
        <w:ind w:left="720"/>
        <w:rPr>
          <w:rFonts w:ascii="Arial" w:eastAsia="Arial" w:hAnsi="Arial" w:cs="Arial"/>
        </w:rPr>
      </w:pPr>
    </w:p>
    <w:p w14:paraId="76BD0FC0" w14:textId="4E436D57" w:rsidR="007C3C4F" w:rsidRDefault="00000000">
      <w:pPr>
        <w:rPr>
          <w:rFonts w:ascii="Arial" w:eastAsia="Arial" w:hAnsi="Arial" w:cs="Arial"/>
          <w:color w:val="555759"/>
          <w:sz w:val="20"/>
          <w:szCs w:val="20"/>
        </w:rPr>
      </w:pPr>
      <w:r>
        <w:pict w14:anchorId="14616CB8">
          <v:rect id="_x0000_i1029" style="width:0;height:1.5pt" o:hralign="center" o:hrstd="t" o:hr="t" fillcolor="#a0a0a0" stroked="f"/>
        </w:pict>
      </w:r>
    </w:p>
    <w:p w14:paraId="4E123402" w14:textId="77777777" w:rsidR="007C3C4F" w:rsidRDefault="007C3C4F">
      <w:pPr>
        <w:rPr>
          <w:rFonts w:ascii="Arial" w:eastAsia="Arial" w:hAnsi="Arial" w:cs="Arial"/>
          <w:color w:val="555759"/>
          <w:sz w:val="20"/>
          <w:szCs w:val="20"/>
        </w:rPr>
      </w:pPr>
    </w:p>
    <w:p w14:paraId="2B6202ED" w14:textId="77777777" w:rsidR="007C3C4F" w:rsidRDefault="00000000">
      <w:pPr>
        <w:pStyle w:val="Heading2"/>
        <w:ind w:left="720"/>
        <w:rPr>
          <w:u w:val="single"/>
        </w:rPr>
      </w:pPr>
      <w:bookmarkStart w:id="102" w:name="_5m0bwvdgjo3" w:colFirst="0" w:colLast="0"/>
      <w:bookmarkStart w:id="103" w:name="_Toc173855282"/>
      <w:bookmarkEnd w:id="102"/>
      <w:r>
        <w:rPr>
          <w:u w:val="single"/>
        </w:rPr>
        <w:t>Inventory</w:t>
      </w:r>
      <w:bookmarkEnd w:id="103"/>
    </w:p>
    <w:p w14:paraId="6A16FB89" w14:textId="77777777" w:rsidR="007C3C4F" w:rsidRDefault="00000000">
      <w:pPr>
        <w:numPr>
          <w:ilvl w:val="0"/>
          <w:numId w:val="7"/>
        </w:numPr>
        <w:rPr>
          <w:rFonts w:ascii="Arial" w:eastAsia="Arial" w:hAnsi="Arial" w:cs="Arial"/>
          <w:color w:val="555759"/>
          <w:sz w:val="20"/>
          <w:szCs w:val="20"/>
        </w:rPr>
      </w:pPr>
      <w:r>
        <w:rPr>
          <w:rFonts w:ascii="Arial" w:eastAsia="Arial" w:hAnsi="Arial" w:cs="Arial"/>
          <w:color w:val="555759"/>
          <w:sz w:val="20"/>
          <w:szCs w:val="20"/>
        </w:rPr>
        <w:t>stores all resources player collected</w:t>
      </w:r>
    </w:p>
    <w:p w14:paraId="0EBCB4E1" w14:textId="77777777" w:rsidR="007C3C4F" w:rsidRDefault="00000000">
      <w:pPr>
        <w:numPr>
          <w:ilvl w:val="0"/>
          <w:numId w:val="7"/>
        </w:numPr>
        <w:rPr>
          <w:rFonts w:ascii="Arial" w:eastAsia="Arial" w:hAnsi="Arial" w:cs="Arial"/>
          <w:color w:val="555759"/>
          <w:sz w:val="20"/>
          <w:szCs w:val="20"/>
        </w:rPr>
      </w:pPr>
      <w:r>
        <w:rPr>
          <w:rFonts w:ascii="Arial" w:eastAsia="Arial" w:hAnsi="Arial" w:cs="Arial"/>
          <w:color w:val="555759"/>
          <w:sz w:val="20"/>
          <w:szCs w:val="20"/>
        </w:rPr>
        <w:t>sort by id num</w:t>
      </w:r>
    </w:p>
    <w:p w14:paraId="7873C3BF" w14:textId="77777777" w:rsidR="007C3C4F" w:rsidRDefault="00000000">
      <w:pPr>
        <w:numPr>
          <w:ilvl w:val="0"/>
          <w:numId w:val="7"/>
        </w:numPr>
        <w:rPr>
          <w:rFonts w:ascii="Arial" w:eastAsia="Arial" w:hAnsi="Arial" w:cs="Arial"/>
          <w:color w:val="555759"/>
          <w:sz w:val="20"/>
          <w:szCs w:val="20"/>
        </w:rPr>
      </w:pPr>
      <w:r>
        <w:rPr>
          <w:rFonts w:ascii="Arial" w:eastAsia="Arial" w:hAnsi="Arial" w:cs="Arial"/>
          <w:color w:val="555759"/>
          <w:sz w:val="20"/>
          <w:szCs w:val="20"/>
        </w:rPr>
        <w:t>can be sort by item number (descending, ascending)</w:t>
      </w:r>
    </w:p>
    <w:p w14:paraId="0C297671" w14:textId="77777777" w:rsidR="007C3C4F" w:rsidRDefault="00000000">
      <w:pPr>
        <w:pStyle w:val="Heading5"/>
        <w:rPr>
          <w:rFonts w:hint="eastAsia"/>
        </w:rPr>
      </w:pPr>
      <w:bookmarkStart w:id="104" w:name="_4ovsgg7jh74i" w:colFirst="0" w:colLast="0"/>
      <w:bookmarkEnd w:id="104"/>
      <w:r>
        <w:tab/>
        <w:t>inventory categories:</w:t>
      </w:r>
    </w:p>
    <w:p w14:paraId="2DB190DD" w14:textId="77777777" w:rsidR="007C3C4F" w:rsidRDefault="00000000">
      <w:pPr>
        <w:numPr>
          <w:ilvl w:val="0"/>
          <w:numId w:val="21"/>
        </w:numPr>
        <w:rPr>
          <w:rFonts w:ascii="Arial" w:eastAsia="Arial" w:hAnsi="Arial" w:cs="Arial"/>
          <w:color w:val="555759"/>
          <w:sz w:val="20"/>
          <w:szCs w:val="20"/>
        </w:rPr>
      </w:pPr>
      <w:r>
        <w:rPr>
          <w:rFonts w:ascii="Arial" w:eastAsia="Arial" w:hAnsi="Arial" w:cs="Arial"/>
          <w:color w:val="555759"/>
          <w:sz w:val="20"/>
          <w:szCs w:val="20"/>
        </w:rPr>
        <w:t>crafting materials</w:t>
      </w:r>
    </w:p>
    <w:p w14:paraId="100F3086" w14:textId="77777777" w:rsidR="007C3C4F" w:rsidRDefault="00000000">
      <w:pPr>
        <w:numPr>
          <w:ilvl w:val="0"/>
          <w:numId w:val="21"/>
        </w:numPr>
        <w:rPr>
          <w:rFonts w:ascii="Arial" w:eastAsia="Arial" w:hAnsi="Arial" w:cs="Arial"/>
          <w:color w:val="555759"/>
          <w:sz w:val="20"/>
          <w:szCs w:val="20"/>
        </w:rPr>
      </w:pPr>
      <w:r>
        <w:rPr>
          <w:rFonts w:ascii="Arial" w:eastAsia="Arial" w:hAnsi="Arial" w:cs="Arial"/>
          <w:color w:val="555759"/>
          <w:sz w:val="20"/>
          <w:szCs w:val="20"/>
        </w:rPr>
        <w:t>quest items</w:t>
      </w:r>
    </w:p>
    <w:p w14:paraId="31C54E09" w14:textId="77777777" w:rsidR="007C3C4F" w:rsidRDefault="00000000">
      <w:pPr>
        <w:numPr>
          <w:ilvl w:val="0"/>
          <w:numId w:val="21"/>
        </w:numPr>
        <w:rPr>
          <w:rFonts w:ascii="Arial" w:eastAsia="Arial" w:hAnsi="Arial" w:cs="Arial"/>
          <w:color w:val="555759"/>
          <w:sz w:val="20"/>
          <w:szCs w:val="20"/>
        </w:rPr>
      </w:pPr>
      <w:r>
        <w:rPr>
          <w:rFonts w:ascii="Arial" w:eastAsia="Arial" w:hAnsi="Arial" w:cs="Arial"/>
          <w:color w:val="555759"/>
          <w:sz w:val="20"/>
          <w:szCs w:val="20"/>
        </w:rPr>
        <w:t>Armoury (idk wat word to use that include bandages and meds but yes they will be in here too)</w:t>
      </w:r>
    </w:p>
    <w:p w14:paraId="794F8270"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&gt; put bandages and meds at the front so it's easy to open and use during combat</w:t>
      </w:r>
    </w:p>
    <w:p w14:paraId="7A4BF45A" w14:textId="77777777" w:rsidR="007C3C4F" w:rsidRDefault="00000000">
      <w:pPr>
        <w:rPr>
          <w:rFonts w:ascii="Arial" w:eastAsia="Arial" w:hAnsi="Arial" w:cs="Arial"/>
          <w:color w:val="555759"/>
          <w:sz w:val="20"/>
          <w:szCs w:val="20"/>
        </w:rPr>
      </w:pPr>
      <w:r>
        <w:rPr>
          <w:rFonts w:ascii="Arial" w:eastAsia="Arial" w:hAnsi="Arial" w:cs="Arial"/>
          <w:color w:val="555759"/>
          <w:sz w:val="20"/>
          <w:szCs w:val="20"/>
        </w:rPr>
        <w:tab/>
        <w:t>&gt; shift equipped weapon and weapon bullet to front of list for search</w:t>
      </w:r>
    </w:p>
    <w:p w14:paraId="4EEA0FAA" w14:textId="77777777" w:rsidR="007C3C4F" w:rsidRDefault="007C3C4F">
      <w:pPr>
        <w:pStyle w:val="Heading5"/>
        <w:rPr>
          <w:rFonts w:ascii="Arial" w:eastAsia="Arial" w:hAnsi="Arial" w:cs="Arial"/>
          <w:color w:val="555759"/>
          <w:sz w:val="20"/>
          <w:szCs w:val="20"/>
        </w:rPr>
      </w:pPr>
      <w:bookmarkStart w:id="105" w:name="_uho17mcgbec3" w:colFirst="0" w:colLast="0"/>
      <w:bookmarkEnd w:id="105"/>
    </w:p>
    <w:p w14:paraId="0467C70D" w14:textId="77777777" w:rsidR="007C3C4F" w:rsidRDefault="007C3C4F">
      <w:pPr>
        <w:rPr>
          <w:rFonts w:ascii="Arial" w:eastAsia="Arial" w:hAnsi="Arial" w:cs="Arial"/>
          <w:color w:val="555759"/>
          <w:sz w:val="20"/>
          <w:szCs w:val="20"/>
        </w:rPr>
      </w:pPr>
    </w:p>
    <w:p w14:paraId="1C4BEC7B" w14:textId="77777777" w:rsidR="007C3C4F" w:rsidRDefault="00000000">
      <w:pPr>
        <w:ind w:firstLine="720"/>
        <w:rPr>
          <w:rFonts w:hint="eastAsia"/>
          <w:b/>
          <w:sz w:val="24"/>
          <w:szCs w:val="24"/>
        </w:rPr>
      </w:pPr>
      <w:r>
        <w:rPr>
          <w:b/>
          <w:sz w:val="24"/>
          <w:szCs w:val="24"/>
        </w:rPr>
        <w:t>Sorting:</w:t>
      </w:r>
    </w:p>
    <w:p w14:paraId="27BBEB59" w14:textId="77777777" w:rsidR="007C3C4F" w:rsidRDefault="00000000">
      <w:pPr>
        <w:numPr>
          <w:ilvl w:val="0"/>
          <w:numId w:val="15"/>
        </w:numPr>
        <w:rPr>
          <w:rFonts w:hint="eastAsia"/>
        </w:rPr>
      </w:pPr>
      <w:r>
        <w:rPr>
          <w:rFonts w:ascii="Arial" w:eastAsia="Arial" w:hAnsi="Arial" w:cs="Arial"/>
          <w:color w:val="555759"/>
          <w:sz w:val="20"/>
          <w:szCs w:val="20"/>
        </w:rPr>
        <w:t>Sort by amount, alphabetic name using data structure nodes</w:t>
      </w:r>
    </w:p>
    <w:p w14:paraId="6F4085CD" w14:textId="77777777" w:rsidR="007C3C4F" w:rsidRDefault="007C3C4F">
      <w:pPr>
        <w:rPr>
          <w:rFonts w:ascii="Arial" w:eastAsia="Arial" w:hAnsi="Arial" w:cs="Arial"/>
          <w:color w:val="555759"/>
          <w:sz w:val="20"/>
          <w:szCs w:val="20"/>
        </w:rPr>
      </w:pPr>
    </w:p>
    <w:p w14:paraId="195A0CD3" w14:textId="77777777" w:rsidR="007C3C4F" w:rsidRDefault="007C3C4F">
      <w:pPr>
        <w:rPr>
          <w:rFonts w:ascii="Arial" w:eastAsia="Arial" w:hAnsi="Arial" w:cs="Arial"/>
          <w:color w:val="555759"/>
          <w:sz w:val="20"/>
          <w:szCs w:val="20"/>
        </w:rPr>
      </w:pPr>
    </w:p>
    <w:p w14:paraId="2EAABE2A" w14:textId="77777777" w:rsidR="007C3C4F" w:rsidRDefault="00000000">
      <w:pPr>
        <w:rPr>
          <w:rFonts w:ascii="Arial" w:eastAsia="Arial" w:hAnsi="Arial" w:cs="Arial"/>
          <w:color w:val="555759"/>
          <w:sz w:val="20"/>
          <w:szCs w:val="20"/>
        </w:rPr>
      </w:pPr>
      <w:r>
        <w:pict w14:anchorId="7894931A">
          <v:rect id="_x0000_i1030" style="width:0;height:1.5pt" o:hralign="center" o:hrstd="t" o:hr="t" fillcolor="#a0a0a0" stroked="f"/>
        </w:pict>
      </w:r>
    </w:p>
    <w:p w14:paraId="674E1DFB" w14:textId="77777777" w:rsidR="007C3C4F" w:rsidRDefault="007C3C4F">
      <w:pPr>
        <w:rPr>
          <w:rFonts w:ascii="Arial" w:eastAsia="Arial" w:hAnsi="Arial" w:cs="Arial"/>
          <w:color w:val="555759"/>
          <w:sz w:val="20"/>
          <w:szCs w:val="20"/>
        </w:rPr>
      </w:pPr>
    </w:p>
    <w:p w14:paraId="3AE12663" w14:textId="77777777" w:rsidR="007C3C4F" w:rsidRDefault="00000000">
      <w:pPr>
        <w:pStyle w:val="Heading5"/>
        <w:ind w:firstLine="720"/>
        <w:rPr>
          <w:rFonts w:hint="eastAsia"/>
        </w:rPr>
      </w:pPr>
      <w:bookmarkStart w:id="106" w:name="_93icrtfd2rif" w:colFirst="0" w:colLast="0"/>
      <w:bookmarkEnd w:id="106"/>
      <w:r>
        <w:lastRenderedPageBreak/>
        <w:t>what info each item have:</w:t>
      </w:r>
    </w:p>
    <w:p w14:paraId="6A8A75A2" w14:textId="77777777" w:rsidR="007C3C4F" w:rsidRDefault="00000000">
      <w:pPr>
        <w:numPr>
          <w:ilvl w:val="0"/>
          <w:numId w:val="22"/>
        </w:numPr>
        <w:rPr>
          <w:rFonts w:ascii="Arial" w:eastAsia="Arial" w:hAnsi="Arial" w:cs="Arial"/>
          <w:color w:val="555759"/>
          <w:sz w:val="20"/>
          <w:szCs w:val="20"/>
        </w:rPr>
      </w:pPr>
      <w:r>
        <w:rPr>
          <w:rFonts w:ascii="Arial" w:eastAsia="Arial" w:hAnsi="Arial" w:cs="Arial"/>
          <w:color w:val="555759"/>
          <w:sz w:val="20"/>
          <w:szCs w:val="20"/>
        </w:rPr>
        <w:t>id number (int)</w:t>
      </w:r>
    </w:p>
    <w:p w14:paraId="5CCFC79A" w14:textId="77777777" w:rsidR="007C3C4F" w:rsidRDefault="00000000">
      <w:pPr>
        <w:numPr>
          <w:ilvl w:val="0"/>
          <w:numId w:val="22"/>
        </w:numPr>
        <w:rPr>
          <w:rFonts w:ascii="Arial" w:eastAsia="Arial" w:hAnsi="Arial" w:cs="Arial"/>
          <w:color w:val="555759"/>
          <w:sz w:val="20"/>
          <w:szCs w:val="20"/>
        </w:rPr>
      </w:pPr>
      <w:r>
        <w:rPr>
          <w:rFonts w:ascii="Arial" w:eastAsia="Arial" w:hAnsi="Arial" w:cs="Arial"/>
          <w:color w:val="555759"/>
          <w:sz w:val="20"/>
          <w:szCs w:val="20"/>
        </w:rPr>
        <w:t>item name (string)</w:t>
      </w:r>
    </w:p>
    <w:p w14:paraId="2A295389" w14:textId="77777777" w:rsidR="007C3C4F" w:rsidRDefault="00000000">
      <w:pPr>
        <w:numPr>
          <w:ilvl w:val="0"/>
          <w:numId w:val="22"/>
        </w:numPr>
        <w:rPr>
          <w:rFonts w:ascii="Arial" w:eastAsia="Arial" w:hAnsi="Arial" w:cs="Arial"/>
          <w:color w:val="555759"/>
          <w:sz w:val="20"/>
          <w:szCs w:val="20"/>
        </w:rPr>
      </w:pPr>
      <w:r>
        <w:rPr>
          <w:rFonts w:ascii="Arial" w:eastAsia="Arial" w:hAnsi="Arial" w:cs="Arial"/>
          <w:color w:val="555759"/>
          <w:sz w:val="20"/>
          <w:szCs w:val="20"/>
        </w:rPr>
        <w:t>item amount (int)</w:t>
      </w:r>
    </w:p>
    <w:p w14:paraId="0E767A86" w14:textId="77777777" w:rsidR="007C3C4F" w:rsidRDefault="00000000">
      <w:pPr>
        <w:numPr>
          <w:ilvl w:val="0"/>
          <w:numId w:val="22"/>
        </w:numPr>
        <w:rPr>
          <w:rFonts w:ascii="Arial" w:eastAsia="Arial" w:hAnsi="Arial" w:cs="Arial"/>
          <w:color w:val="555759"/>
          <w:sz w:val="20"/>
          <w:szCs w:val="20"/>
        </w:rPr>
      </w:pPr>
      <w:r>
        <w:rPr>
          <w:rFonts w:ascii="Arial" w:eastAsia="Arial" w:hAnsi="Arial" w:cs="Arial"/>
          <w:color w:val="555759"/>
          <w:sz w:val="20"/>
          <w:szCs w:val="20"/>
        </w:rPr>
        <w:t>Inventory category (enum)</w:t>
      </w:r>
    </w:p>
    <w:p w14:paraId="724732A7" w14:textId="77777777" w:rsidR="007C3C4F" w:rsidRDefault="00000000">
      <w:pPr>
        <w:numPr>
          <w:ilvl w:val="0"/>
          <w:numId w:val="22"/>
        </w:numPr>
        <w:rPr>
          <w:rFonts w:ascii="Arial" w:eastAsia="Arial" w:hAnsi="Arial" w:cs="Arial"/>
          <w:color w:val="555759"/>
          <w:sz w:val="20"/>
          <w:szCs w:val="20"/>
        </w:rPr>
      </w:pPr>
      <w:r>
        <w:rPr>
          <w:rFonts w:ascii="Arial" w:eastAsia="Arial" w:hAnsi="Arial" w:cs="Arial"/>
          <w:color w:val="555759"/>
          <w:sz w:val="20"/>
          <w:szCs w:val="20"/>
        </w:rPr>
        <w:t>item description (string)</w:t>
      </w:r>
    </w:p>
    <w:p w14:paraId="306F37EA" w14:textId="77777777" w:rsidR="007C3C4F" w:rsidRDefault="007C3C4F">
      <w:pPr>
        <w:numPr>
          <w:ilvl w:val="0"/>
          <w:numId w:val="22"/>
        </w:numPr>
        <w:rPr>
          <w:rFonts w:ascii="Arial" w:eastAsia="Arial" w:hAnsi="Arial" w:cs="Arial"/>
          <w:color w:val="555759"/>
          <w:sz w:val="20"/>
          <w:szCs w:val="20"/>
        </w:rPr>
      </w:pPr>
    </w:p>
    <w:p w14:paraId="35C0E09A" w14:textId="77777777" w:rsidR="007C3C4F" w:rsidRDefault="007C3C4F">
      <w:pPr>
        <w:rPr>
          <w:rFonts w:ascii="Arial" w:eastAsia="Arial" w:hAnsi="Arial" w:cs="Arial"/>
          <w:color w:val="555759"/>
          <w:sz w:val="20"/>
          <w:szCs w:val="20"/>
        </w:rPr>
      </w:pPr>
    </w:p>
    <w:p w14:paraId="4375508F" w14:textId="77777777" w:rsidR="007C3C4F" w:rsidRDefault="00000000">
      <w:pPr>
        <w:rPr>
          <w:rFonts w:ascii="Arial" w:eastAsia="Arial" w:hAnsi="Arial" w:cs="Arial"/>
          <w:b/>
          <w:color w:val="555759"/>
          <w:sz w:val="24"/>
          <w:szCs w:val="24"/>
        </w:rPr>
      </w:pPr>
      <w:r>
        <w:rPr>
          <w:rFonts w:ascii="Arial" w:eastAsia="Arial" w:hAnsi="Arial" w:cs="Arial"/>
          <w:b/>
          <w:color w:val="555759"/>
          <w:sz w:val="20"/>
          <w:szCs w:val="20"/>
        </w:rPr>
        <w:tab/>
      </w:r>
      <w:r>
        <w:rPr>
          <w:rFonts w:ascii="Arial" w:eastAsia="Arial" w:hAnsi="Arial" w:cs="Arial"/>
          <w:b/>
          <w:color w:val="555759"/>
          <w:sz w:val="24"/>
          <w:szCs w:val="24"/>
        </w:rPr>
        <w:t>Item highlight:</w:t>
      </w:r>
    </w:p>
    <w:p w14:paraId="06A044E9" w14:textId="77777777" w:rsidR="007C3C4F" w:rsidRDefault="00000000">
      <w:pPr>
        <w:ind w:left="720"/>
        <w:rPr>
          <w:rFonts w:hint="eastAsia"/>
        </w:rPr>
      </w:pPr>
      <w:r>
        <w:t>To clarify which item will be picked in the case where there is a cluster of pickable items close to each other, an obvious marker will appear around the item. Initially wanted to do an item highlight, but i didnt know how to do that. So i improvised and placed a point light in the item itself. Now when the player steps into the item collider, a pick up prompt will appear and the item will be “highlighted”.</w:t>
      </w:r>
    </w:p>
    <w:p w14:paraId="4D8052A5" w14:textId="77777777" w:rsidR="007C3C4F" w:rsidRDefault="007C3C4F">
      <w:pPr>
        <w:ind w:left="720"/>
        <w:rPr>
          <w:rFonts w:hint="eastAsia"/>
        </w:rPr>
      </w:pPr>
    </w:p>
    <w:p w14:paraId="4EEF6007" w14:textId="77777777" w:rsidR="007C3C4F" w:rsidRDefault="007C3C4F">
      <w:pPr>
        <w:rPr>
          <w:rFonts w:hint="eastAsia"/>
        </w:rPr>
      </w:pPr>
    </w:p>
    <w:p w14:paraId="5043CF73" w14:textId="77777777" w:rsidR="007C3C4F" w:rsidRDefault="00000000">
      <w:pPr>
        <w:ind w:left="720"/>
        <w:rPr>
          <w:rFonts w:hint="eastAsia"/>
          <w:b/>
        </w:rPr>
      </w:pPr>
      <w:r>
        <w:rPr>
          <w:b/>
        </w:rPr>
        <w:t>How to code to picking up of items:</w:t>
      </w:r>
    </w:p>
    <w:p w14:paraId="547A3FA0" w14:textId="77777777" w:rsidR="007C3C4F" w:rsidRDefault="00000000">
      <w:pPr>
        <w:ind w:left="720"/>
        <w:rPr>
          <w:rFonts w:hint="eastAsia"/>
        </w:rPr>
      </w:pPr>
      <w:r>
        <w:t>Currently, all key press events are handled in firstPersonCharacter blueprint (class). Picking up of items is to be handled in item base class (though now that i think about it, maybe i really should have made item types as children classes instead of enums or tags O|&lt;. on the bright side, just started on it so i can technically still make the changes ‘ -’). With current intention of items to be picked up by player when player and item sphere overlap, game needs to check if player pressed interact/ pick up button. Item will also need to checked for “pickable” tag.</w:t>
      </w:r>
    </w:p>
    <w:p w14:paraId="70E7B696" w14:textId="77777777" w:rsidR="007C3C4F" w:rsidRDefault="007C3C4F">
      <w:pPr>
        <w:ind w:left="720"/>
        <w:rPr>
          <w:rFonts w:hint="eastAsia"/>
        </w:rPr>
      </w:pPr>
    </w:p>
    <w:p w14:paraId="0454940E" w14:textId="77777777" w:rsidR="007C3C4F" w:rsidRDefault="00000000">
      <w:pPr>
        <w:ind w:left="720"/>
        <w:rPr>
          <w:rFonts w:hint="eastAsia"/>
          <w:u w:val="single"/>
        </w:rPr>
      </w:pPr>
      <w:r>
        <w:rPr>
          <w:u w:val="single"/>
        </w:rPr>
        <w:t>Conditions to check:</w:t>
      </w:r>
    </w:p>
    <w:p w14:paraId="3BC07E6E" w14:textId="77777777" w:rsidR="007C3C4F" w:rsidRDefault="00000000">
      <w:pPr>
        <w:ind w:left="720"/>
        <w:rPr>
          <w:rFonts w:hint="eastAsia"/>
        </w:rPr>
      </w:pPr>
      <w:r>
        <w:t>{ check “pickable” tag exist on item + interact/ pick up key pressed + player within item collider range }</w:t>
      </w:r>
    </w:p>
    <w:p w14:paraId="62BF1548" w14:textId="77777777" w:rsidR="007C3C4F" w:rsidRDefault="007C3C4F">
      <w:pPr>
        <w:ind w:left="720"/>
        <w:rPr>
          <w:rFonts w:hint="eastAsia"/>
        </w:rPr>
      </w:pPr>
    </w:p>
    <w:p w14:paraId="57A04465" w14:textId="77777777" w:rsidR="007C3C4F" w:rsidRDefault="00000000">
      <w:pPr>
        <w:ind w:left="720"/>
        <w:rPr>
          <w:rFonts w:hint="eastAsia"/>
        </w:rPr>
      </w:pPr>
      <w:r>
        <w:t>Since picking up will only be doable when player within item collider range check the rest of condition within collider overlap event</w:t>
      </w:r>
    </w:p>
    <w:p w14:paraId="3A6CBD58" w14:textId="77777777" w:rsidR="007C3C4F" w:rsidRDefault="007C3C4F">
      <w:pPr>
        <w:ind w:left="720"/>
        <w:rPr>
          <w:rFonts w:hint="eastAsia"/>
        </w:rPr>
      </w:pPr>
    </w:p>
    <w:p w14:paraId="78A8ACF6" w14:textId="77777777" w:rsidR="007C3C4F" w:rsidRDefault="00000000">
      <w:pPr>
        <w:ind w:left="720"/>
        <w:rPr>
          <w:rFonts w:hint="eastAsia"/>
          <w:u w:val="single"/>
        </w:rPr>
      </w:pPr>
      <w:r>
        <w:rPr>
          <w:u w:val="single"/>
        </w:rPr>
        <w:t>Existing code:</w:t>
      </w:r>
    </w:p>
    <w:p w14:paraId="7A004AF5" w14:textId="77777777" w:rsidR="007C3C4F" w:rsidRDefault="00000000">
      <w:pPr>
        <w:ind w:left="720"/>
        <w:rPr>
          <w:rFonts w:hint="eastAsia"/>
        </w:rPr>
      </w:pPr>
      <w:r>
        <w:t>{ item collider overlap event| if is player overlapping with collider = item highlighted + show prompt }</w:t>
      </w:r>
    </w:p>
    <w:p w14:paraId="784880ED" w14:textId="77777777" w:rsidR="007C3C4F" w:rsidRDefault="007C3C4F">
      <w:pPr>
        <w:rPr>
          <w:rFonts w:hint="eastAsia"/>
        </w:rPr>
      </w:pPr>
    </w:p>
    <w:p w14:paraId="108701E8" w14:textId="77777777" w:rsidR="007C3C4F" w:rsidRDefault="00000000">
      <w:pPr>
        <w:ind w:left="720"/>
        <w:rPr>
          <w:rFonts w:hint="eastAsia"/>
        </w:rPr>
      </w:pPr>
      <w:r>
        <w:t>As you can the above code, it will be quite messy to expand within this event (its already confusing to think how to organise this). Therefore, instead of checking for overlap of collider with item, player will check if item is highlighted or “pick up” prompt is active on screen</w:t>
      </w:r>
    </w:p>
    <w:p w14:paraId="2660D3DC" w14:textId="77777777" w:rsidR="007C3C4F" w:rsidRDefault="007C3C4F">
      <w:pPr>
        <w:ind w:left="720"/>
        <w:rPr>
          <w:rFonts w:hint="eastAsia"/>
        </w:rPr>
      </w:pPr>
    </w:p>
    <w:p w14:paraId="6BAC69B3" w14:textId="77777777" w:rsidR="007C3C4F" w:rsidRDefault="00000000">
      <w:pPr>
        <w:ind w:left="720"/>
        <w:rPr>
          <w:rFonts w:hint="eastAsia"/>
          <w:u w:val="single"/>
        </w:rPr>
      </w:pPr>
      <w:r>
        <w:rPr>
          <w:u w:val="single"/>
        </w:rPr>
        <w:t>Finalized code:</w:t>
      </w:r>
    </w:p>
    <w:p w14:paraId="505FDC81" w14:textId="77777777" w:rsidR="007C3C4F" w:rsidRDefault="00000000">
      <w:pPr>
        <w:ind w:left="720"/>
        <w:rPr>
          <w:rFonts w:hint="eastAsia"/>
        </w:rPr>
      </w:pPr>
      <w:r>
        <w:t>{ itemHighlighter / “pick up” prompt is active -&gt; check for interact button pressed + item has “pickable” tag -&gt; pick up function { add item into inventory + remove item from scene } }</w:t>
      </w:r>
    </w:p>
    <w:p w14:paraId="089B3109" w14:textId="77777777" w:rsidR="007C3C4F" w:rsidRDefault="007C3C4F">
      <w:pPr>
        <w:ind w:left="720"/>
        <w:rPr>
          <w:rFonts w:hint="eastAsia"/>
        </w:rPr>
      </w:pPr>
    </w:p>
    <w:p w14:paraId="44B4D686" w14:textId="77777777" w:rsidR="007C3C4F" w:rsidRDefault="00000000">
      <w:pPr>
        <w:rPr>
          <w:rFonts w:hint="eastAsia"/>
        </w:rPr>
      </w:pPr>
      <w:r>
        <w:tab/>
        <w:t>Problems with separating item behaviour by child classes:</w:t>
      </w:r>
    </w:p>
    <w:p w14:paraId="6896AB9E" w14:textId="77777777" w:rsidR="007C3C4F" w:rsidRDefault="00000000">
      <w:pPr>
        <w:numPr>
          <w:ilvl w:val="0"/>
          <w:numId w:val="12"/>
        </w:numPr>
        <w:rPr>
          <w:rFonts w:hint="eastAsia"/>
        </w:rPr>
      </w:pPr>
      <w:r>
        <w:lastRenderedPageBreak/>
        <w:t>Dont think its possible to be a child of both classes (yes, there will be some items that is pickable and stackable. And yes, pickable and stackable are the only tags that exists for now).</w:t>
      </w:r>
    </w:p>
    <w:p w14:paraId="7742BD89" w14:textId="77777777" w:rsidR="007C3C4F" w:rsidRDefault="007C3C4F">
      <w:pPr>
        <w:ind w:left="720"/>
        <w:rPr>
          <w:rFonts w:hint="eastAsia"/>
        </w:rPr>
      </w:pPr>
    </w:p>
    <w:p w14:paraId="566E3B9C" w14:textId="77777777" w:rsidR="007C3C4F" w:rsidRDefault="00000000">
      <w:pPr>
        <w:rPr>
          <w:rFonts w:ascii="Arial" w:eastAsia="Arial" w:hAnsi="Arial" w:cs="Arial"/>
          <w:b/>
          <w:color w:val="555759"/>
          <w:sz w:val="24"/>
          <w:szCs w:val="24"/>
        </w:rPr>
      </w:pPr>
      <w:r>
        <w:rPr>
          <w:rFonts w:ascii="Arial" w:eastAsia="Arial" w:hAnsi="Arial" w:cs="Arial"/>
          <w:color w:val="555759"/>
          <w:sz w:val="20"/>
          <w:szCs w:val="20"/>
        </w:rPr>
        <w:tab/>
      </w:r>
    </w:p>
    <w:p w14:paraId="5DF1BFD7" w14:textId="77777777" w:rsidR="007C3C4F" w:rsidRDefault="00000000">
      <w:pPr>
        <w:rPr>
          <w:rFonts w:ascii="Arial" w:eastAsia="Arial" w:hAnsi="Arial" w:cs="Arial"/>
          <w:b/>
          <w:color w:val="555759"/>
          <w:sz w:val="24"/>
          <w:szCs w:val="24"/>
        </w:rPr>
      </w:pPr>
      <w:r>
        <w:rPr>
          <w:rFonts w:ascii="Arial" w:eastAsia="Arial" w:hAnsi="Arial" w:cs="Arial"/>
          <w:b/>
          <w:color w:val="555759"/>
          <w:sz w:val="24"/>
          <w:szCs w:val="24"/>
        </w:rPr>
        <w:tab/>
        <w:t>Fixing collider and highlighter reference to base class:</w:t>
      </w:r>
    </w:p>
    <w:p w14:paraId="1E5971BA" w14:textId="77777777" w:rsidR="007C3C4F" w:rsidRDefault="00000000">
      <w:pPr>
        <w:rPr>
          <w:rFonts w:ascii="Arial" w:eastAsia="Arial" w:hAnsi="Arial" w:cs="Arial"/>
          <w:color w:val="555759"/>
          <w:sz w:val="20"/>
          <w:szCs w:val="20"/>
        </w:rPr>
      </w:pPr>
      <w:r>
        <w:rPr>
          <w:rFonts w:ascii="Arial" w:eastAsia="Arial" w:hAnsi="Arial" w:cs="Arial"/>
          <w:b/>
          <w:color w:val="555759"/>
          <w:sz w:val="24"/>
          <w:szCs w:val="24"/>
        </w:rPr>
        <w:tab/>
      </w:r>
      <w:r>
        <w:rPr>
          <w:rFonts w:ascii="Arial" w:eastAsia="Arial" w:hAnsi="Arial" w:cs="Arial"/>
          <w:color w:val="555759"/>
          <w:sz w:val="20"/>
          <w:szCs w:val="20"/>
        </w:rPr>
        <w:t>Problem: error referring to point light and sphere collider</w:t>
      </w:r>
    </w:p>
    <w:p w14:paraId="686C9F25" w14:textId="77777777" w:rsidR="007C3C4F" w:rsidRDefault="00000000">
      <w:pPr>
        <w:rPr>
          <w:rFonts w:ascii="Arial" w:eastAsia="Arial" w:hAnsi="Arial" w:cs="Arial"/>
          <w:color w:val="555759"/>
          <w:sz w:val="20"/>
          <w:szCs w:val="20"/>
        </w:rPr>
      </w:pPr>
      <w:r>
        <w:rPr>
          <w:rFonts w:ascii="Arial" w:eastAsia="Arial" w:hAnsi="Arial" w:cs="Arial"/>
          <w:color w:val="555759"/>
          <w:sz w:val="20"/>
          <w:szCs w:val="20"/>
        </w:rPr>
        <w:tab/>
        <w:t xml:space="preserve">Theory: when child class enters parent class to access collider overlap event, parent components </w:t>
      </w:r>
    </w:p>
    <w:p w14:paraId="2A223F96"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referred to and attempted to access instead of child components. Child obviously has no access to parent component, so throw reference error.</w:t>
      </w:r>
    </w:p>
    <w:p w14:paraId="7EEE1B9B" w14:textId="77777777" w:rsidR="007C3C4F" w:rsidRDefault="007C3C4F">
      <w:pPr>
        <w:ind w:left="720"/>
        <w:rPr>
          <w:rFonts w:ascii="Arial" w:eastAsia="Arial" w:hAnsi="Arial" w:cs="Arial"/>
          <w:color w:val="555759"/>
          <w:sz w:val="20"/>
          <w:szCs w:val="20"/>
        </w:rPr>
      </w:pPr>
    </w:p>
    <w:p w14:paraId="0FA5F968"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Possible fix:</w:t>
      </w:r>
    </w:p>
    <w:p w14:paraId="6D5DB410" w14:textId="77777777" w:rsidR="007C3C4F" w:rsidRDefault="00000000">
      <w:pPr>
        <w:numPr>
          <w:ilvl w:val="0"/>
          <w:numId w:val="8"/>
        </w:numPr>
        <w:rPr>
          <w:rFonts w:ascii="Arial" w:eastAsia="Arial" w:hAnsi="Arial" w:cs="Arial"/>
          <w:color w:val="555759"/>
          <w:sz w:val="20"/>
          <w:szCs w:val="20"/>
        </w:rPr>
      </w:pPr>
      <w:r>
        <w:rPr>
          <w:rFonts w:ascii="Arial" w:eastAsia="Arial" w:hAnsi="Arial" w:cs="Arial"/>
          <w:color w:val="555759"/>
          <w:sz w:val="20"/>
          <w:szCs w:val="20"/>
        </w:rPr>
        <w:t>Modify collider overlap event to take in components to be modified. Overlap event will still be handled in parent class, but function should have right reference to child components</w:t>
      </w:r>
    </w:p>
    <w:p w14:paraId="3ED1CD3D" w14:textId="77777777" w:rsidR="007C3C4F" w:rsidRDefault="00000000">
      <w:pPr>
        <w:numPr>
          <w:ilvl w:val="0"/>
          <w:numId w:val="8"/>
        </w:numPr>
        <w:rPr>
          <w:rFonts w:ascii="Arial" w:eastAsia="Arial" w:hAnsi="Arial" w:cs="Arial"/>
          <w:color w:val="555759"/>
          <w:sz w:val="20"/>
          <w:szCs w:val="20"/>
        </w:rPr>
      </w:pPr>
      <w:r>
        <w:rPr>
          <w:rFonts w:ascii="Arial" w:eastAsia="Arial" w:hAnsi="Arial" w:cs="Arial"/>
          <w:color w:val="555759"/>
          <w:sz w:val="20"/>
          <w:szCs w:val="20"/>
        </w:rPr>
        <w:t>Parent class still handles overlap collider event, but instead of passing in parent components, code needs to find components themselves then modify visibility. Expected to cause errors because no specify if find components in parent or child. (lower priority fix)</w:t>
      </w:r>
    </w:p>
    <w:p w14:paraId="11BB67B8" w14:textId="77777777" w:rsidR="007C3C4F" w:rsidRDefault="007C3C4F">
      <w:pPr>
        <w:rPr>
          <w:rFonts w:ascii="Arial" w:eastAsia="Arial" w:hAnsi="Arial" w:cs="Arial"/>
          <w:color w:val="555759"/>
          <w:sz w:val="20"/>
          <w:szCs w:val="20"/>
        </w:rPr>
      </w:pPr>
    </w:p>
    <w:p w14:paraId="5D86A70E" w14:textId="77777777" w:rsidR="007C3C4F" w:rsidRDefault="00000000">
      <w:pPr>
        <w:rPr>
          <w:rFonts w:ascii="Arial" w:eastAsia="Arial" w:hAnsi="Arial" w:cs="Arial"/>
          <w:color w:val="555759"/>
          <w:sz w:val="20"/>
          <w:szCs w:val="20"/>
          <w:u w:val="single"/>
        </w:rPr>
      </w:pPr>
      <w:r>
        <w:rPr>
          <w:rFonts w:ascii="Arial" w:eastAsia="Arial" w:hAnsi="Arial" w:cs="Arial"/>
          <w:color w:val="555759"/>
          <w:sz w:val="20"/>
          <w:szCs w:val="20"/>
        </w:rPr>
        <w:tab/>
      </w:r>
      <w:r>
        <w:rPr>
          <w:rFonts w:ascii="Arial" w:eastAsia="Arial" w:hAnsi="Arial" w:cs="Arial"/>
          <w:color w:val="555759"/>
          <w:sz w:val="20"/>
          <w:szCs w:val="20"/>
          <w:u w:val="single"/>
        </w:rPr>
        <w:t>Working fix method:</w:t>
      </w:r>
    </w:p>
    <w:p w14:paraId="11C39A2F"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Error was thrown because while child class calls parent tick function, it did not call begin play function. Parent begin play function is in charge of making “pick up” prompt. Since parent begin play was never called, prompt was never made, therefore causing reference error. Honestly have no idea how itemHighlighter got fixed though. It fixed itself just by making sure prompt message was made.</w:t>
      </w:r>
    </w:p>
    <w:p w14:paraId="17FEA53D" w14:textId="77777777" w:rsidR="007C3C4F" w:rsidRDefault="007C3C4F">
      <w:pPr>
        <w:ind w:left="720"/>
        <w:rPr>
          <w:rFonts w:ascii="Arial" w:eastAsia="Arial" w:hAnsi="Arial" w:cs="Arial"/>
          <w:color w:val="555759"/>
          <w:sz w:val="20"/>
          <w:szCs w:val="20"/>
        </w:rPr>
      </w:pPr>
    </w:p>
    <w:p w14:paraId="1F15D66D" w14:textId="77777777" w:rsidR="007C3C4F" w:rsidRDefault="00000000">
      <w:pPr>
        <w:ind w:left="720"/>
        <w:rPr>
          <w:rFonts w:ascii="Arial" w:eastAsia="Arial" w:hAnsi="Arial" w:cs="Arial"/>
          <w:b/>
          <w:color w:val="555759"/>
          <w:sz w:val="24"/>
          <w:szCs w:val="24"/>
        </w:rPr>
      </w:pPr>
      <w:r>
        <w:rPr>
          <w:rFonts w:ascii="Arial" w:eastAsia="Arial" w:hAnsi="Arial" w:cs="Arial"/>
          <w:b/>
          <w:color w:val="555759"/>
          <w:sz w:val="24"/>
          <w:szCs w:val="24"/>
        </w:rPr>
        <w:t>Jokes on me, i need to rework the item class framework to pass in child/ own class highlight</w:t>
      </w:r>
    </w:p>
    <w:p w14:paraId="23CFCF18"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Nevermind i should have checked before malding. Child point light lights up properly (tested with different colours)</w:t>
      </w:r>
    </w:p>
    <w:p w14:paraId="764887BC" w14:textId="77777777" w:rsidR="007C3C4F" w:rsidRDefault="007C3C4F">
      <w:pPr>
        <w:rPr>
          <w:rFonts w:ascii="Arial" w:eastAsia="Arial" w:hAnsi="Arial" w:cs="Arial"/>
          <w:b/>
          <w:color w:val="555759"/>
          <w:sz w:val="24"/>
          <w:szCs w:val="24"/>
        </w:rPr>
      </w:pPr>
    </w:p>
    <w:p w14:paraId="578C2417" w14:textId="77777777" w:rsidR="007C3C4F" w:rsidRDefault="00000000">
      <w:pPr>
        <w:rPr>
          <w:rFonts w:ascii="Arial" w:eastAsia="Arial" w:hAnsi="Arial" w:cs="Arial"/>
          <w:color w:val="555759"/>
          <w:sz w:val="20"/>
          <w:szCs w:val="20"/>
        </w:rPr>
      </w:pPr>
      <w:r>
        <w:pict w14:anchorId="76DC387D">
          <v:rect id="_x0000_i1031" style="width:0;height:1.5pt" o:hralign="center" o:hrstd="t" o:hr="t" fillcolor="#a0a0a0" stroked="f"/>
        </w:pict>
      </w:r>
    </w:p>
    <w:p w14:paraId="36517CAB" w14:textId="77777777" w:rsidR="007C3C4F" w:rsidRDefault="007C3C4F">
      <w:pPr>
        <w:rPr>
          <w:rFonts w:ascii="Arial" w:eastAsia="Arial" w:hAnsi="Arial" w:cs="Arial"/>
          <w:color w:val="555759"/>
          <w:sz w:val="24"/>
          <w:szCs w:val="24"/>
        </w:rPr>
      </w:pPr>
    </w:p>
    <w:p w14:paraId="6F287EB1" w14:textId="77777777" w:rsidR="007C3C4F" w:rsidRDefault="00000000">
      <w:pPr>
        <w:pStyle w:val="Heading2"/>
        <w:ind w:firstLine="720"/>
        <w:rPr>
          <w:u w:val="single"/>
        </w:rPr>
      </w:pPr>
      <w:bookmarkStart w:id="107" w:name="_logirgswx1jg" w:colFirst="0" w:colLast="0"/>
      <w:bookmarkStart w:id="108" w:name="_Toc173855283"/>
      <w:bookmarkEnd w:id="107"/>
      <w:r>
        <w:rPr>
          <w:u w:val="single"/>
        </w:rPr>
        <w:t>weapons</w:t>
      </w:r>
      <w:bookmarkEnd w:id="108"/>
    </w:p>
    <w:p w14:paraId="7F912C95" w14:textId="77777777" w:rsidR="007C3C4F" w:rsidRDefault="00000000">
      <w:pPr>
        <w:rPr>
          <w:rFonts w:ascii="Arial" w:eastAsia="Arial" w:hAnsi="Arial" w:cs="Arial"/>
          <w:color w:val="555759"/>
          <w:sz w:val="20"/>
          <w:szCs w:val="20"/>
        </w:rPr>
      </w:pPr>
      <w:r>
        <w:rPr>
          <w:rFonts w:ascii="Arial" w:eastAsia="Arial" w:hAnsi="Arial" w:cs="Arial"/>
          <w:color w:val="555759"/>
          <w:sz w:val="20"/>
          <w:szCs w:val="20"/>
        </w:rPr>
        <w:tab/>
        <w:t>pistol: 20 dmg, can hold 7 bullets at a time</w:t>
      </w:r>
    </w:p>
    <w:p w14:paraId="7F6839B3" w14:textId="77777777" w:rsidR="007C3C4F" w:rsidRDefault="00000000">
      <w:pPr>
        <w:rPr>
          <w:rFonts w:ascii="Arial" w:eastAsia="Arial" w:hAnsi="Arial" w:cs="Arial"/>
          <w:color w:val="555759"/>
          <w:sz w:val="20"/>
          <w:szCs w:val="20"/>
        </w:rPr>
      </w:pPr>
      <w:r>
        <w:rPr>
          <w:rFonts w:ascii="Arial" w:eastAsia="Arial" w:hAnsi="Arial" w:cs="Arial"/>
          <w:color w:val="555759"/>
          <w:sz w:val="20"/>
          <w:szCs w:val="20"/>
        </w:rPr>
        <w:tab/>
        <w:t>Knife: 10 dmg</w:t>
      </w:r>
    </w:p>
    <w:p w14:paraId="5C7A85AE" w14:textId="77777777" w:rsidR="007C3C4F" w:rsidRDefault="007C3C4F">
      <w:pPr>
        <w:rPr>
          <w:rFonts w:ascii="Arial" w:eastAsia="Arial" w:hAnsi="Arial" w:cs="Arial"/>
          <w:color w:val="555759"/>
          <w:sz w:val="20"/>
          <w:szCs w:val="20"/>
        </w:rPr>
      </w:pPr>
    </w:p>
    <w:p w14:paraId="63675593" w14:textId="77777777" w:rsidR="007C3C4F" w:rsidRDefault="00000000">
      <w:pPr>
        <w:pStyle w:val="Heading4"/>
        <w:rPr>
          <w:u w:val="single"/>
        </w:rPr>
      </w:pPr>
      <w:bookmarkStart w:id="109" w:name="_feulquc7tdu0" w:colFirst="0" w:colLast="0"/>
      <w:bookmarkEnd w:id="109"/>
      <w:r>
        <w:tab/>
      </w:r>
      <w:r>
        <w:tab/>
      </w:r>
      <w:r>
        <w:rPr>
          <w:u w:val="single"/>
        </w:rPr>
        <w:t>[Breaking down of gun class]</w:t>
      </w:r>
    </w:p>
    <w:p w14:paraId="0E4AE1CA" w14:textId="77777777" w:rsidR="007C3C4F" w:rsidRDefault="00000000">
      <w:pPr>
        <w:rPr>
          <w:rFonts w:hint="eastAsia"/>
        </w:rPr>
      </w:pPr>
      <w:r>
        <w:tab/>
        <w:t>Gun components:</w:t>
      </w:r>
    </w:p>
    <w:p w14:paraId="69C4BFBF" w14:textId="77777777" w:rsidR="007C3C4F" w:rsidRDefault="00000000">
      <w:pPr>
        <w:numPr>
          <w:ilvl w:val="0"/>
          <w:numId w:val="9"/>
        </w:numPr>
        <w:rPr>
          <w:rFonts w:hint="eastAsia"/>
        </w:rPr>
      </w:pPr>
      <w:r>
        <w:t>Gun type/ name</w:t>
      </w:r>
    </w:p>
    <w:p w14:paraId="3BFCF986" w14:textId="77777777" w:rsidR="007C3C4F" w:rsidRDefault="00000000">
      <w:pPr>
        <w:numPr>
          <w:ilvl w:val="0"/>
          <w:numId w:val="9"/>
        </w:numPr>
        <w:rPr>
          <w:rFonts w:hint="eastAsia"/>
        </w:rPr>
      </w:pPr>
      <w:r>
        <w:t>gun dmg</w:t>
      </w:r>
    </w:p>
    <w:p w14:paraId="72FD5C2C" w14:textId="77777777" w:rsidR="007C3C4F" w:rsidRDefault="00000000">
      <w:pPr>
        <w:numPr>
          <w:ilvl w:val="0"/>
          <w:numId w:val="5"/>
        </w:numPr>
        <w:rPr>
          <w:rFonts w:hint="eastAsia"/>
        </w:rPr>
      </w:pPr>
      <w:r>
        <w:t>Bullet</w:t>
      </w:r>
    </w:p>
    <w:p w14:paraId="7CC603A9" w14:textId="77777777" w:rsidR="007C3C4F" w:rsidRDefault="00000000">
      <w:pPr>
        <w:ind w:firstLine="720"/>
        <w:rPr>
          <w:rFonts w:hint="eastAsia"/>
        </w:rPr>
      </w:pPr>
      <w:r>
        <w:t>&gt; Should delete itself when it hits any surface</w:t>
      </w:r>
    </w:p>
    <w:p w14:paraId="53875804" w14:textId="77777777" w:rsidR="007C3C4F" w:rsidRDefault="00000000">
      <w:pPr>
        <w:ind w:firstLine="720"/>
        <w:rPr>
          <w:rFonts w:hint="eastAsia"/>
        </w:rPr>
      </w:pPr>
      <w:r>
        <w:t>&gt; Deals dmg to anything with health (for now)</w:t>
      </w:r>
    </w:p>
    <w:p w14:paraId="0A486168" w14:textId="77777777" w:rsidR="007C3C4F" w:rsidRDefault="007C3C4F">
      <w:pPr>
        <w:rPr>
          <w:rFonts w:hint="eastAsia"/>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C3C4F" w14:paraId="078D9032" w14:textId="77777777">
        <w:tc>
          <w:tcPr>
            <w:tcW w:w="9360" w:type="dxa"/>
            <w:shd w:val="clear" w:color="auto" w:fill="auto"/>
            <w:tcMar>
              <w:top w:w="100" w:type="dxa"/>
              <w:left w:w="100" w:type="dxa"/>
              <w:bottom w:w="100" w:type="dxa"/>
              <w:right w:w="100" w:type="dxa"/>
            </w:tcMar>
          </w:tcPr>
          <w:p w14:paraId="15CD7EFE" w14:textId="77777777" w:rsidR="007C3C4F" w:rsidRDefault="00000000">
            <w:pPr>
              <w:pStyle w:val="Heading6"/>
              <w:rPr>
                <w:rFonts w:hint="eastAsia"/>
                <w:u w:val="single"/>
              </w:rPr>
            </w:pPr>
            <w:bookmarkStart w:id="110" w:name="_hsv1hxnzkmhc" w:colFirst="0" w:colLast="0"/>
            <w:bookmarkEnd w:id="110"/>
            <w:r>
              <w:lastRenderedPageBreak/>
              <w:t>A pitiful attempt to have bullet class handle enemy deletion - 10/6/24</w:t>
            </w:r>
          </w:p>
        </w:tc>
      </w:tr>
      <w:tr w:rsidR="007C3C4F" w14:paraId="54900738" w14:textId="77777777">
        <w:tc>
          <w:tcPr>
            <w:tcW w:w="9360" w:type="dxa"/>
            <w:shd w:val="clear" w:color="auto" w:fill="auto"/>
            <w:tcMar>
              <w:top w:w="100" w:type="dxa"/>
              <w:left w:w="100" w:type="dxa"/>
              <w:bottom w:w="100" w:type="dxa"/>
              <w:right w:w="100" w:type="dxa"/>
            </w:tcMar>
          </w:tcPr>
          <w:p w14:paraId="5CE1914C" w14:textId="77777777" w:rsidR="007C3C4F" w:rsidRDefault="00000000">
            <w:pPr>
              <w:ind w:firstLine="720"/>
              <w:jc w:val="center"/>
              <w:rPr>
                <w:rFonts w:hint="eastAsia"/>
              </w:rPr>
            </w:pPr>
            <w:r>
              <w:rPr>
                <w:noProof/>
                <w:color w:val="990000"/>
                <w:u w:val="single"/>
              </w:rPr>
              <w:drawing>
                <wp:inline distT="114300" distB="114300" distL="114300" distR="114300" wp14:anchorId="797010E9" wp14:editId="5B45C470">
                  <wp:extent cx="4796275" cy="254752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4796275" cy="2547529"/>
                          </a:xfrm>
                          <a:prstGeom prst="rect">
                            <a:avLst/>
                          </a:prstGeom>
                          <a:ln/>
                        </pic:spPr>
                      </pic:pic>
                    </a:graphicData>
                  </a:graphic>
                </wp:inline>
              </w:drawing>
            </w:r>
          </w:p>
        </w:tc>
      </w:tr>
      <w:tr w:rsidR="007C3C4F" w14:paraId="5D61B25A" w14:textId="77777777">
        <w:tc>
          <w:tcPr>
            <w:tcW w:w="9360" w:type="dxa"/>
            <w:shd w:val="clear" w:color="auto" w:fill="auto"/>
            <w:tcMar>
              <w:top w:w="100" w:type="dxa"/>
              <w:left w:w="100" w:type="dxa"/>
              <w:bottom w:w="100" w:type="dxa"/>
              <w:right w:w="100" w:type="dxa"/>
            </w:tcMar>
          </w:tcPr>
          <w:p w14:paraId="3471DDCA" w14:textId="77777777" w:rsidR="007C3C4F" w:rsidRDefault="00000000">
            <w:pPr>
              <w:pStyle w:val="Heading6"/>
              <w:rPr>
                <w:rFonts w:hint="eastAsia"/>
              </w:rPr>
            </w:pPr>
            <w:bookmarkStart w:id="111" w:name="_2lsa833hjvbd" w:colFirst="0" w:colLast="0"/>
            <w:bookmarkEnd w:id="111"/>
            <w:r>
              <w:t>problem:</w:t>
            </w:r>
          </w:p>
          <w:p w14:paraId="0F565E2F" w14:textId="77777777" w:rsidR="007C3C4F" w:rsidRDefault="00000000">
            <w:pPr>
              <w:rPr>
                <w:rFonts w:hint="eastAsia"/>
              </w:rPr>
            </w:pPr>
            <w:r>
              <w:t>- bullet class is currently handling deletion of enemy</w:t>
            </w:r>
          </w:p>
          <w:p w14:paraId="7F67F5B4" w14:textId="77777777" w:rsidR="007C3C4F" w:rsidRDefault="00000000">
            <w:pPr>
              <w:rPr>
                <w:rFonts w:hint="eastAsia"/>
              </w:rPr>
            </w:pPr>
            <w:r>
              <w:t>- bullet class need to check if object hit is from enemy class</w:t>
            </w:r>
          </w:p>
          <w:p w14:paraId="524A0947" w14:textId="77777777" w:rsidR="007C3C4F" w:rsidRDefault="00000000">
            <w:pPr>
              <w:rPr>
                <w:rFonts w:hint="eastAsia"/>
              </w:rPr>
            </w:pPr>
            <w:r>
              <w:t>- cannot delete bullet unless delete enemy first (because lose reference to delete enemy afterwards when delete bullet first)</w:t>
            </w:r>
          </w:p>
          <w:p w14:paraId="7D52D19D" w14:textId="77777777" w:rsidR="007C3C4F" w:rsidRDefault="00000000">
            <w:pPr>
              <w:rPr>
                <w:rFonts w:hint="eastAsia"/>
              </w:rPr>
            </w:pPr>
            <w:r>
              <w:t>- can cause awkward bullet sustain effect (wont really be noticeable, but still)</w:t>
            </w:r>
          </w:p>
          <w:p w14:paraId="6D4078A8" w14:textId="77777777" w:rsidR="007C3C4F" w:rsidRDefault="00000000">
            <w:pPr>
              <w:pStyle w:val="Heading6"/>
              <w:rPr>
                <w:rFonts w:hint="eastAsia"/>
              </w:rPr>
            </w:pPr>
            <w:bookmarkStart w:id="112" w:name="_6fb3j5pfgexh" w:colFirst="0" w:colLast="0"/>
            <w:bookmarkEnd w:id="112"/>
            <w:r>
              <w:t>I wasted 2 hrs for this waaaaaooooooow</w:t>
            </w:r>
          </w:p>
        </w:tc>
      </w:tr>
    </w:tbl>
    <w:p w14:paraId="08040123" w14:textId="77777777" w:rsidR="007C3C4F" w:rsidRDefault="007C3C4F">
      <w:pPr>
        <w:rPr>
          <w:rFonts w:hint="eastAsia"/>
        </w:rPr>
      </w:pPr>
    </w:p>
    <w:p w14:paraId="1CAC5869" w14:textId="77777777" w:rsidR="007C3C4F" w:rsidRDefault="00000000">
      <w:pPr>
        <w:numPr>
          <w:ilvl w:val="0"/>
          <w:numId w:val="5"/>
        </w:numPr>
        <w:rPr>
          <w:rFonts w:hint="eastAsia"/>
        </w:rPr>
      </w:pPr>
      <w:r>
        <w:t>Gun magazine (ammo gun can hold)</w:t>
      </w:r>
    </w:p>
    <w:p w14:paraId="1AC86C91" w14:textId="77777777" w:rsidR="007C3C4F" w:rsidRDefault="00000000">
      <w:pPr>
        <w:ind w:firstLine="720"/>
        <w:rPr>
          <w:rFonts w:hint="eastAsia"/>
        </w:rPr>
      </w:pPr>
      <w:r>
        <w:t>&gt; Stop player from shooting if no ammo</w:t>
      </w:r>
    </w:p>
    <w:p w14:paraId="15F9C7E7" w14:textId="77777777" w:rsidR="007C3C4F" w:rsidRDefault="00000000">
      <w:pPr>
        <w:numPr>
          <w:ilvl w:val="0"/>
          <w:numId w:val="5"/>
        </w:numPr>
        <w:rPr>
          <w:rFonts w:hint="eastAsia"/>
        </w:rPr>
      </w:pPr>
      <w:r>
        <w:t>Ammo count (ammo player is currently holding)</w:t>
      </w:r>
    </w:p>
    <w:p w14:paraId="2A769880" w14:textId="77777777" w:rsidR="007C3C4F" w:rsidRDefault="007C3C4F">
      <w:pPr>
        <w:rPr>
          <w:rFonts w:ascii="Arial" w:eastAsia="Arial" w:hAnsi="Arial" w:cs="Arial"/>
          <w:color w:val="555759"/>
          <w:sz w:val="20"/>
          <w:szCs w:val="20"/>
        </w:rPr>
      </w:pPr>
    </w:p>
    <w:p w14:paraId="22C52717" w14:textId="77777777" w:rsidR="007C3C4F" w:rsidRDefault="007C3C4F">
      <w:pPr>
        <w:rPr>
          <w:rFonts w:ascii="Arial" w:eastAsia="Arial" w:hAnsi="Arial" w:cs="Arial"/>
          <w:color w:val="555759"/>
          <w:sz w:val="20"/>
          <w:szCs w:val="20"/>
        </w:rPr>
      </w:pPr>
    </w:p>
    <w:p w14:paraId="007966DD" w14:textId="77777777" w:rsidR="007C3C4F" w:rsidRDefault="007C3C4F">
      <w:pPr>
        <w:rPr>
          <w:rFonts w:ascii="Arial" w:eastAsia="Arial" w:hAnsi="Arial" w:cs="Arial"/>
          <w:color w:val="555759"/>
          <w:sz w:val="20"/>
          <w:szCs w:val="20"/>
        </w:rPr>
      </w:pPr>
    </w:p>
    <w:p w14:paraId="4C6BE707" w14:textId="77777777" w:rsidR="007C3C4F" w:rsidRDefault="00000000">
      <w:pPr>
        <w:rPr>
          <w:rFonts w:ascii="Arial" w:eastAsia="Arial" w:hAnsi="Arial" w:cs="Arial"/>
          <w:color w:val="555759"/>
          <w:sz w:val="20"/>
          <w:szCs w:val="20"/>
        </w:rPr>
      </w:pPr>
      <w:r>
        <w:pict w14:anchorId="1E8DD807">
          <v:rect id="_x0000_i1032" style="width:0;height:1.5pt" o:hralign="center" o:hrstd="t" o:hr="t" fillcolor="#a0a0a0" stroked="f"/>
        </w:pict>
      </w:r>
    </w:p>
    <w:p w14:paraId="628AE0F7" w14:textId="77777777" w:rsidR="007C3C4F" w:rsidRDefault="007C3C4F">
      <w:pPr>
        <w:rPr>
          <w:rFonts w:ascii="Arial" w:eastAsia="Arial" w:hAnsi="Arial" w:cs="Arial"/>
          <w:color w:val="555759"/>
          <w:sz w:val="20"/>
          <w:szCs w:val="20"/>
        </w:rPr>
      </w:pPr>
    </w:p>
    <w:p w14:paraId="04E55ED7" w14:textId="77777777" w:rsidR="007C3C4F" w:rsidRDefault="007C3C4F">
      <w:pPr>
        <w:rPr>
          <w:rFonts w:ascii="Arial" w:eastAsia="Arial" w:hAnsi="Arial" w:cs="Arial"/>
          <w:color w:val="555759"/>
          <w:sz w:val="20"/>
          <w:szCs w:val="20"/>
        </w:rPr>
      </w:pPr>
    </w:p>
    <w:p w14:paraId="6E74224A" w14:textId="77777777" w:rsidR="007C3C4F" w:rsidRDefault="00000000">
      <w:pPr>
        <w:pStyle w:val="Heading2"/>
        <w:ind w:left="1380" w:hanging="660"/>
      </w:pPr>
      <w:bookmarkStart w:id="113" w:name="_m2b9zxe3xep" w:colFirst="0" w:colLast="0"/>
      <w:bookmarkStart w:id="114" w:name="_Toc173855284"/>
      <w:bookmarkEnd w:id="113"/>
      <w:r>
        <w:rPr>
          <w:u w:val="single"/>
        </w:rPr>
        <w:t>UI</w:t>
      </w:r>
      <w:bookmarkEnd w:id="114"/>
    </w:p>
    <w:p w14:paraId="785455F5" w14:textId="77777777" w:rsidR="007C3C4F" w:rsidRDefault="00000000">
      <w:pPr>
        <w:pStyle w:val="Heading5"/>
        <w:rPr>
          <w:rFonts w:hint="eastAsia"/>
        </w:rPr>
      </w:pPr>
      <w:bookmarkStart w:id="115" w:name="_39j3ktvjqn3s" w:colFirst="0" w:colLast="0"/>
      <w:bookmarkEnd w:id="115"/>
      <w:r>
        <w:tab/>
        <w:t>Sixth sense:</w:t>
      </w:r>
    </w:p>
    <w:p w14:paraId="5672998E" w14:textId="77777777" w:rsidR="007C3C4F" w:rsidRDefault="00000000">
      <w:pPr>
        <w:numPr>
          <w:ilvl w:val="0"/>
          <w:numId w:val="15"/>
        </w:numPr>
        <w:rPr>
          <w:rFonts w:hint="eastAsia"/>
        </w:rPr>
      </w:pPr>
      <w:r>
        <w:rPr>
          <w:rFonts w:ascii="Arial" w:eastAsia="Arial" w:hAnsi="Arial" w:cs="Arial"/>
          <w:color w:val="555759"/>
          <w:sz w:val="20"/>
          <w:szCs w:val="20"/>
        </w:rPr>
        <w:t>Player be moving router and each enemy be a device</w:t>
      </w:r>
    </w:p>
    <w:p w14:paraId="0579B8AD" w14:textId="77777777" w:rsidR="007C3C4F" w:rsidRDefault="00000000">
      <w:pPr>
        <w:numPr>
          <w:ilvl w:val="0"/>
          <w:numId w:val="15"/>
        </w:numPr>
        <w:rPr>
          <w:rFonts w:ascii="Arial" w:eastAsia="Arial" w:hAnsi="Arial" w:cs="Arial"/>
          <w:color w:val="555759"/>
          <w:sz w:val="20"/>
          <w:szCs w:val="20"/>
        </w:rPr>
      </w:pPr>
      <w:r>
        <w:rPr>
          <w:rFonts w:ascii="Arial" w:eastAsia="Arial" w:hAnsi="Arial" w:cs="Arial"/>
          <w:color w:val="555759"/>
          <w:sz w:val="20"/>
          <w:szCs w:val="20"/>
        </w:rPr>
        <w:t>When device is detects router nearby, send ping to router</w:t>
      </w:r>
    </w:p>
    <w:p w14:paraId="29AE8164" w14:textId="77777777" w:rsidR="007C3C4F" w:rsidRDefault="00000000">
      <w:pPr>
        <w:numPr>
          <w:ilvl w:val="0"/>
          <w:numId w:val="15"/>
        </w:numPr>
        <w:rPr>
          <w:rFonts w:ascii="Arial" w:eastAsia="Arial" w:hAnsi="Arial" w:cs="Arial"/>
          <w:color w:val="555759"/>
          <w:sz w:val="20"/>
          <w:szCs w:val="20"/>
        </w:rPr>
      </w:pPr>
      <w:r>
        <w:rPr>
          <w:rFonts w:ascii="Arial" w:eastAsia="Arial" w:hAnsi="Arial" w:cs="Arial"/>
          <w:color w:val="555759"/>
          <w:sz w:val="20"/>
          <w:szCs w:val="20"/>
        </w:rPr>
        <w:t>Router receives ping from device</w:t>
      </w:r>
    </w:p>
    <w:p w14:paraId="26A6AA2D" w14:textId="77777777" w:rsidR="007C3C4F" w:rsidRDefault="00000000">
      <w:pPr>
        <w:jc w:val="center"/>
        <w:rPr>
          <w:rFonts w:ascii="Arial" w:eastAsia="Arial" w:hAnsi="Arial" w:cs="Arial"/>
          <w:color w:val="6D9EEB"/>
          <w:sz w:val="20"/>
          <w:szCs w:val="20"/>
        </w:rPr>
      </w:pPr>
      <w:r>
        <w:rPr>
          <w:rFonts w:ascii="Arial" w:eastAsia="Arial" w:hAnsi="Arial" w:cs="Arial"/>
          <w:color w:val="6D9EEB"/>
          <w:sz w:val="20"/>
          <w:szCs w:val="20"/>
        </w:rPr>
        <w:tab/>
        <w:t>(just an example to self about how player receives info about enemy targeting in terms of routers and mobile devices)</w:t>
      </w:r>
    </w:p>
    <w:p w14:paraId="62DB59CF" w14:textId="77777777" w:rsidR="007C3C4F" w:rsidRDefault="00000000">
      <w:pPr>
        <w:numPr>
          <w:ilvl w:val="0"/>
          <w:numId w:val="14"/>
        </w:numPr>
        <w:rPr>
          <w:rFonts w:ascii="Arial" w:eastAsia="Arial" w:hAnsi="Arial" w:cs="Arial"/>
          <w:color w:val="555759"/>
          <w:sz w:val="20"/>
          <w:szCs w:val="20"/>
        </w:rPr>
      </w:pPr>
      <w:r>
        <w:rPr>
          <w:rFonts w:ascii="Arial" w:eastAsia="Arial" w:hAnsi="Arial" w:cs="Arial"/>
          <w:color w:val="555759"/>
          <w:sz w:val="20"/>
          <w:szCs w:val="20"/>
        </w:rPr>
        <w:t>Set ui active</w:t>
      </w:r>
    </w:p>
    <w:p w14:paraId="141155C2" w14:textId="77777777" w:rsidR="007C3C4F" w:rsidRDefault="007C3C4F">
      <w:pPr>
        <w:rPr>
          <w:rFonts w:ascii="Arial" w:eastAsia="Arial" w:hAnsi="Arial" w:cs="Arial"/>
          <w:color w:val="555759"/>
          <w:sz w:val="20"/>
          <w:szCs w:val="20"/>
        </w:rPr>
      </w:pPr>
    </w:p>
    <w:p w14:paraId="7813BB1B" w14:textId="77777777" w:rsidR="007C3C4F" w:rsidRDefault="00000000">
      <w:pPr>
        <w:pStyle w:val="Heading5"/>
        <w:ind w:firstLine="720"/>
        <w:rPr>
          <w:rFonts w:hint="eastAsia"/>
        </w:rPr>
      </w:pPr>
      <w:bookmarkStart w:id="116" w:name="_zh6bwook4qil" w:colFirst="0" w:colLast="0"/>
      <w:bookmarkEnd w:id="116"/>
      <w:r>
        <w:lastRenderedPageBreak/>
        <w:t>inventory:</w:t>
      </w:r>
    </w:p>
    <w:p w14:paraId="27FDED87" w14:textId="77777777" w:rsidR="007C3C4F" w:rsidRDefault="00000000">
      <w:pPr>
        <w:ind w:left="720"/>
        <w:rPr>
          <w:rFonts w:ascii="Arial" w:eastAsia="Arial" w:hAnsi="Arial" w:cs="Arial"/>
          <w:color w:val="555759"/>
          <w:sz w:val="20"/>
          <w:szCs w:val="20"/>
        </w:rPr>
      </w:pPr>
      <w:r>
        <w:rPr>
          <w:rFonts w:ascii="Arial" w:eastAsia="Arial" w:hAnsi="Arial" w:cs="Arial"/>
          <w:color w:val="555759"/>
          <w:sz w:val="20"/>
          <w:szCs w:val="20"/>
        </w:rPr>
        <w:t>Rough idea of how inventory will look like</w:t>
      </w:r>
    </w:p>
    <w:p w14:paraId="538E0B1D" w14:textId="77777777" w:rsidR="007C3C4F" w:rsidRDefault="00000000">
      <w:pPr>
        <w:ind w:left="720"/>
        <w:rPr>
          <w:rFonts w:hint="eastAsia"/>
          <w:b/>
        </w:rPr>
      </w:pPr>
      <w:r>
        <w:rPr>
          <w:b/>
          <w:noProof/>
        </w:rPr>
        <w:drawing>
          <wp:inline distT="114300" distB="114300" distL="114300" distR="114300" wp14:anchorId="42A54821" wp14:editId="59CCEDAF">
            <wp:extent cx="5253038" cy="2954834"/>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3"/>
                    <a:srcRect/>
                    <a:stretch>
                      <a:fillRect/>
                    </a:stretch>
                  </pic:blipFill>
                  <pic:spPr>
                    <a:xfrm>
                      <a:off x="0" y="0"/>
                      <a:ext cx="5253038" cy="2954834"/>
                    </a:xfrm>
                    <a:prstGeom prst="rect">
                      <a:avLst/>
                    </a:prstGeom>
                    <a:ln/>
                  </pic:spPr>
                </pic:pic>
              </a:graphicData>
            </a:graphic>
          </wp:inline>
        </w:drawing>
      </w:r>
    </w:p>
    <w:p w14:paraId="0B4D44C9" w14:textId="77777777" w:rsidR="007C3C4F" w:rsidRDefault="007C3C4F">
      <w:pPr>
        <w:ind w:left="720"/>
        <w:rPr>
          <w:rFonts w:hint="eastAsia"/>
          <w:b/>
        </w:rPr>
      </w:pPr>
    </w:p>
    <w:p w14:paraId="2E54800E" w14:textId="77777777" w:rsidR="007C3C4F" w:rsidRDefault="007C3C4F">
      <w:pPr>
        <w:ind w:left="720"/>
        <w:rPr>
          <w:rFonts w:hint="eastAsia"/>
        </w:rPr>
      </w:pPr>
    </w:p>
    <w:p w14:paraId="7AC152ED" w14:textId="77777777" w:rsidR="007C3C4F" w:rsidRDefault="007C3C4F">
      <w:pPr>
        <w:rPr>
          <w:rFonts w:hint="eastAsia"/>
          <w:b/>
        </w:rPr>
      </w:pPr>
    </w:p>
    <w:p w14:paraId="659756FD" w14:textId="77777777" w:rsidR="007C3C4F" w:rsidRDefault="00000000">
      <w:pPr>
        <w:rPr>
          <w:rFonts w:hint="eastAsia"/>
          <w:b/>
        </w:rPr>
      </w:pPr>
      <w:r>
        <w:rPr>
          <w:b/>
        </w:rPr>
        <w:tab/>
      </w:r>
    </w:p>
    <w:p w14:paraId="79F122B7" w14:textId="77777777" w:rsidR="007C3C4F" w:rsidRDefault="00000000">
      <w:pPr>
        <w:rPr>
          <w:rFonts w:hint="eastAsia"/>
          <w:b/>
        </w:rPr>
      </w:pPr>
      <w:r>
        <w:pict w14:anchorId="25C7284B">
          <v:rect id="_x0000_i1033" style="width:0;height:1.5pt" o:hralign="center" o:hrstd="t" o:hr="t" fillcolor="#a0a0a0" stroked="f"/>
        </w:pict>
      </w:r>
    </w:p>
    <w:p w14:paraId="32CDBB85" w14:textId="77777777" w:rsidR="007C3C4F" w:rsidRDefault="007C3C4F">
      <w:pPr>
        <w:rPr>
          <w:rFonts w:hint="eastAsia"/>
          <w:b/>
        </w:rPr>
      </w:pPr>
    </w:p>
    <w:p w14:paraId="199FACAB" w14:textId="77777777" w:rsidR="007C3C4F" w:rsidRDefault="007C3C4F">
      <w:pPr>
        <w:rPr>
          <w:rFonts w:ascii="Arial" w:eastAsia="Arial" w:hAnsi="Arial" w:cs="Arial"/>
          <w:color w:val="555759"/>
          <w:sz w:val="20"/>
          <w:szCs w:val="20"/>
        </w:rPr>
      </w:pPr>
    </w:p>
    <w:p w14:paraId="1DAFDD50" w14:textId="77777777" w:rsidR="007C3C4F" w:rsidRDefault="007C3C4F">
      <w:pPr>
        <w:rPr>
          <w:rFonts w:ascii="Arial" w:eastAsia="Arial" w:hAnsi="Arial" w:cs="Arial"/>
          <w:color w:val="555759"/>
          <w:sz w:val="20"/>
          <w:szCs w:val="20"/>
        </w:rPr>
      </w:pPr>
    </w:p>
    <w:p w14:paraId="7EC9FA95" w14:textId="77777777" w:rsidR="007C3C4F" w:rsidRDefault="007C3C4F">
      <w:pPr>
        <w:rPr>
          <w:rFonts w:ascii="Arial" w:eastAsia="Arial" w:hAnsi="Arial" w:cs="Arial"/>
          <w:color w:val="555759"/>
          <w:sz w:val="20"/>
          <w:szCs w:val="20"/>
        </w:rPr>
      </w:pPr>
    </w:p>
    <w:p w14:paraId="259F32FF" w14:textId="77777777" w:rsidR="007C3C4F" w:rsidRDefault="00000000">
      <w:pPr>
        <w:rPr>
          <w:rFonts w:ascii="Gill Sans" w:eastAsia="Gill Sans" w:hAnsi="Gill Sans" w:cs="Gill Sans"/>
          <w:sz w:val="40"/>
          <w:szCs w:val="40"/>
          <w:u w:val="single"/>
        </w:rPr>
      </w:pPr>
      <w:r>
        <w:rPr>
          <w:rFonts w:ascii="Arial" w:eastAsia="Arial" w:hAnsi="Arial" w:cs="Arial"/>
          <w:color w:val="555759"/>
          <w:sz w:val="20"/>
          <w:szCs w:val="20"/>
        </w:rPr>
        <w:tab/>
      </w:r>
      <w:r>
        <w:rPr>
          <w:rFonts w:ascii="Gill Sans" w:eastAsia="Gill Sans" w:hAnsi="Gill Sans" w:cs="Gill Sans"/>
          <w:sz w:val="40"/>
          <w:szCs w:val="40"/>
          <w:u w:val="single"/>
        </w:rPr>
        <w:t>Advanced movement</w:t>
      </w:r>
    </w:p>
    <w:p w14:paraId="677426B1" w14:textId="77777777" w:rsidR="007C3C4F" w:rsidRDefault="00000000">
      <w:pPr>
        <w:pStyle w:val="Heading5"/>
        <w:ind w:firstLine="720"/>
        <w:rPr>
          <w:rFonts w:hint="eastAsia"/>
        </w:rPr>
      </w:pPr>
      <w:bookmarkStart w:id="117" w:name="_mlqsdqrlxtnc" w:colFirst="0" w:colLast="0"/>
      <w:bookmarkEnd w:id="117"/>
      <w:r>
        <w:t>sprint:</w:t>
      </w:r>
    </w:p>
    <w:p w14:paraId="6DFD4E22" w14:textId="77777777" w:rsidR="007C3C4F" w:rsidRDefault="00000000">
      <w:pPr>
        <w:numPr>
          <w:ilvl w:val="0"/>
          <w:numId w:val="15"/>
        </w:numPr>
        <w:rPr>
          <w:rFonts w:hint="eastAsia"/>
        </w:rPr>
      </w:pPr>
      <w:r>
        <w:rPr>
          <w:rFonts w:ascii="Arial" w:eastAsia="Arial" w:hAnsi="Arial" w:cs="Arial"/>
          <w:color w:val="555759"/>
          <w:sz w:val="20"/>
          <w:szCs w:val="20"/>
        </w:rPr>
        <w:t>Hold shift, increase movement speed</w:t>
      </w:r>
    </w:p>
    <w:p w14:paraId="29AB5588" w14:textId="77777777" w:rsidR="007C3C4F" w:rsidRDefault="007C3C4F">
      <w:pPr>
        <w:rPr>
          <w:rFonts w:ascii="Arial" w:eastAsia="Arial" w:hAnsi="Arial" w:cs="Arial"/>
          <w:color w:val="555759"/>
          <w:sz w:val="20"/>
          <w:szCs w:val="20"/>
        </w:rPr>
      </w:pPr>
    </w:p>
    <w:p w14:paraId="2CFCFA87" w14:textId="77777777" w:rsidR="007C3C4F" w:rsidRDefault="00000000">
      <w:pPr>
        <w:pStyle w:val="Heading5"/>
        <w:ind w:firstLine="720"/>
        <w:rPr>
          <w:rFonts w:hint="eastAsia"/>
        </w:rPr>
      </w:pPr>
      <w:bookmarkStart w:id="118" w:name="_j58qdlln163u" w:colFirst="0" w:colLast="0"/>
      <w:bookmarkEnd w:id="118"/>
      <w:r>
        <w:t>vault:</w:t>
      </w:r>
    </w:p>
    <w:p w14:paraId="0023E8C2" w14:textId="77777777" w:rsidR="007C3C4F" w:rsidRDefault="00000000">
      <w:pPr>
        <w:numPr>
          <w:ilvl w:val="0"/>
          <w:numId w:val="15"/>
        </w:numPr>
        <w:rPr>
          <w:rFonts w:hint="eastAsia"/>
        </w:rPr>
      </w:pPr>
      <w:r>
        <w:rPr>
          <w:rFonts w:ascii="Arial" w:eastAsia="Arial" w:hAnsi="Arial" w:cs="Arial"/>
          <w:color w:val="555759"/>
          <w:sz w:val="20"/>
          <w:szCs w:val="20"/>
        </w:rPr>
        <w:t>Player choose to vault</w:t>
      </w:r>
    </w:p>
    <w:p w14:paraId="7CA51A89" w14:textId="77777777" w:rsidR="007C3C4F" w:rsidRDefault="00000000">
      <w:pPr>
        <w:numPr>
          <w:ilvl w:val="0"/>
          <w:numId w:val="15"/>
        </w:numPr>
        <w:rPr>
          <w:rFonts w:ascii="Arial" w:eastAsia="Arial" w:hAnsi="Arial" w:cs="Arial"/>
          <w:color w:val="555759"/>
          <w:sz w:val="20"/>
          <w:szCs w:val="20"/>
        </w:rPr>
      </w:pPr>
      <w:r>
        <w:rPr>
          <w:rFonts w:ascii="Arial" w:eastAsia="Arial" w:hAnsi="Arial" w:cs="Arial"/>
          <w:color w:val="555759"/>
          <w:sz w:val="20"/>
          <w:szCs w:val="20"/>
        </w:rPr>
        <w:t>Set movement bool variable to false so player cant move (for cinematic/ cutscene? vaulting)</w:t>
      </w:r>
    </w:p>
    <w:p w14:paraId="64F80596" w14:textId="77777777" w:rsidR="007C3C4F" w:rsidRDefault="00000000">
      <w:pPr>
        <w:ind w:firstLine="720"/>
        <w:rPr>
          <w:rFonts w:ascii="Arial" w:eastAsia="Arial" w:hAnsi="Arial" w:cs="Arial"/>
          <w:color w:val="555759"/>
          <w:sz w:val="20"/>
          <w:szCs w:val="20"/>
        </w:rPr>
      </w:pPr>
      <w:r>
        <w:rPr>
          <w:rFonts w:ascii="Arial" w:eastAsia="Arial" w:hAnsi="Arial" w:cs="Arial"/>
          <w:color w:val="555759"/>
          <w:sz w:val="20"/>
          <w:szCs w:val="20"/>
        </w:rPr>
        <w:t>&gt; this bool is checked in physics code so player input during this time will not move player</w:t>
      </w:r>
    </w:p>
    <w:p w14:paraId="19FB3179" w14:textId="77777777" w:rsidR="007C3C4F" w:rsidRDefault="00000000">
      <w:pPr>
        <w:numPr>
          <w:ilvl w:val="0"/>
          <w:numId w:val="20"/>
        </w:numPr>
        <w:rPr>
          <w:rFonts w:ascii="Arial" w:eastAsia="Arial" w:hAnsi="Arial" w:cs="Arial"/>
          <w:color w:val="555759"/>
          <w:sz w:val="20"/>
          <w:szCs w:val="20"/>
        </w:rPr>
      </w:pPr>
      <w:r>
        <w:rPr>
          <w:rFonts w:ascii="Arial" w:eastAsia="Arial" w:hAnsi="Arial" w:cs="Arial"/>
          <w:color w:val="555759"/>
          <w:sz w:val="20"/>
          <w:szCs w:val="20"/>
        </w:rPr>
        <w:t>Do cam tilt to simulate vaulting (no animation since artists not doing character design. They not confident in it, might put in scuffed model from online)</w:t>
      </w:r>
    </w:p>
    <w:p w14:paraId="54A5AA99" w14:textId="77777777" w:rsidR="007C3C4F" w:rsidRDefault="00000000">
      <w:pPr>
        <w:numPr>
          <w:ilvl w:val="0"/>
          <w:numId w:val="20"/>
        </w:numPr>
        <w:rPr>
          <w:rFonts w:ascii="Arial" w:eastAsia="Arial" w:hAnsi="Arial" w:cs="Arial"/>
          <w:color w:val="555759"/>
          <w:sz w:val="20"/>
          <w:szCs w:val="20"/>
        </w:rPr>
      </w:pPr>
      <w:r>
        <w:rPr>
          <w:rFonts w:ascii="Arial" w:eastAsia="Arial" w:hAnsi="Arial" w:cs="Arial"/>
          <w:color w:val="555759"/>
          <w:sz w:val="20"/>
          <w:szCs w:val="20"/>
        </w:rPr>
        <w:t>When cam tilt sequence ends, reset movement bool so player can control player again</w:t>
      </w:r>
    </w:p>
    <w:p w14:paraId="15E43C54" w14:textId="6FEB27E6" w:rsidR="006F046A" w:rsidRDefault="006F046A">
      <w:pPr>
        <w:rPr>
          <w:rFonts w:ascii="Arial" w:eastAsia="Arial" w:hAnsi="Arial" w:cs="Arial"/>
          <w:color w:val="555759"/>
          <w:sz w:val="20"/>
          <w:szCs w:val="20"/>
        </w:rPr>
      </w:pPr>
      <w:r>
        <w:rPr>
          <w:rFonts w:ascii="Arial" w:eastAsia="Arial" w:hAnsi="Arial" w:cs="Arial"/>
          <w:color w:val="555759"/>
          <w:sz w:val="20"/>
          <w:szCs w:val="20"/>
        </w:rPr>
        <w:br w:type="page"/>
      </w:r>
    </w:p>
    <w:p w14:paraId="2B66840A" w14:textId="397830F3" w:rsidR="006F046A" w:rsidRDefault="006F046A">
      <w:pPr>
        <w:rPr>
          <w:rFonts w:ascii="Arial" w:eastAsia="Arial" w:hAnsi="Arial" w:cs="Arial"/>
          <w:color w:val="555759"/>
          <w:sz w:val="20"/>
          <w:szCs w:val="20"/>
        </w:rPr>
      </w:pPr>
      <w:r>
        <w:rPr>
          <w:rFonts w:ascii="Arial" w:eastAsia="Arial" w:hAnsi="Arial" w:cs="Arial"/>
          <w:color w:val="555759"/>
          <w:sz w:val="20"/>
          <w:szCs w:val="20"/>
        </w:rPr>
        <w:lastRenderedPageBreak/>
        <w:t>Things to fix:</w:t>
      </w:r>
    </w:p>
    <w:p w14:paraId="30654F9E" w14:textId="6B8C2A50" w:rsidR="000254D0" w:rsidRPr="006F046A" w:rsidRDefault="000254D0" w:rsidP="000254D0">
      <w:pPr>
        <w:pStyle w:val="ListParagraph"/>
        <w:numPr>
          <w:ilvl w:val="0"/>
          <w:numId w:val="20"/>
        </w:numPr>
        <w:jc w:val="both"/>
        <w:rPr>
          <w:rFonts w:ascii="Arial" w:eastAsia="Arial" w:hAnsi="Arial" w:cs="Arial"/>
          <w:color w:val="555759"/>
          <w:sz w:val="20"/>
          <w:szCs w:val="20"/>
        </w:rPr>
      </w:pPr>
      <w:r>
        <w:rPr>
          <w:rFonts w:ascii="Arial" w:eastAsia="Arial" w:hAnsi="Arial" w:cs="Arial"/>
          <w:color w:val="555759"/>
          <w:sz w:val="20"/>
          <w:szCs w:val="20"/>
        </w:rPr>
        <w:t>Movement speed</w:t>
      </w:r>
      <w:r w:rsidR="003D77BE">
        <w:rPr>
          <w:rFonts w:ascii="Arial" w:eastAsia="Arial" w:hAnsi="Arial" w:cs="Arial"/>
          <w:color w:val="555759"/>
          <w:sz w:val="20"/>
          <w:szCs w:val="20"/>
        </w:rPr>
        <w:tab/>
        <w:t>[done]</w:t>
      </w:r>
    </w:p>
    <w:p w14:paraId="39AC30F2" w14:textId="77777777" w:rsidR="000254D0" w:rsidRDefault="000254D0" w:rsidP="000254D0">
      <w:pPr>
        <w:pStyle w:val="ListParagraph"/>
        <w:numPr>
          <w:ilvl w:val="1"/>
          <w:numId w:val="27"/>
        </w:numPr>
        <w:rPr>
          <w:rFonts w:ascii="Gill Sans" w:eastAsia="Gill Sans" w:hAnsi="Gill Sans" w:cs="Gill Sans"/>
          <w:sz w:val="24"/>
          <w:szCs w:val="24"/>
        </w:rPr>
      </w:pPr>
      <w:r>
        <w:rPr>
          <w:rFonts w:ascii="Gill Sans" w:eastAsia="Gill Sans" w:hAnsi="Gill Sans" w:cs="Gill Sans"/>
          <w:sz w:val="24"/>
          <w:szCs w:val="24"/>
        </w:rPr>
        <w:t xml:space="preserve">Player moving way too fast </w:t>
      </w:r>
    </w:p>
    <w:p w14:paraId="1DDE97DF" w14:textId="77777777" w:rsidR="000254D0" w:rsidRDefault="000254D0" w:rsidP="000254D0">
      <w:pPr>
        <w:pStyle w:val="ListParagraph"/>
        <w:numPr>
          <w:ilvl w:val="1"/>
          <w:numId w:val="27"/>
        </w:numPr>
        <w:rPr>
          <w:rFonts w:ascii="Gill Sans" w:eastAsia="Gill Sans" w:hAnsi="Gill Sans" w:cs="Gill Sans"/>
          <w:sz w:val="24"/>
          <w:szCs w:val="24"/>
        </w:rPr>
      </w:pPr>
      <w:r>
        <w:rPr>
          <w:rFonts w:ascii="Gill Sans" w:eastAsia="Gill Sans" w:hAnsi="Gill Sans" w:cs="Gill Sans"/>
          <w:sz w:val="24"/>
          <w:szCs w:val="24"/>
        </w:rPr>
        <w:t>Acceleration too drastic</w:t>
      </w:r>
    </w:p>
    <w:p w14:paraId="7F750553" w14:textId="77777777" w:rsidR="000254D0" w:rsidRDefault="000254D0" w:rsidP="000254D0">
      <w:pPr>
        <w:pStyle w:val="ListParagraph"/>
        <w:numPr>
          <w:ilvl w:val="1"/>
          <w:numId w:val="27"/>
        </w:numPr>
        <w:rPr>
          <w:rFonts w:ascii="Gill Sans" w:eastAsia="Gill Sans" w:hAnsi="Gill Sans" w:cs="Gill Sans"/>
          <w:sz w:val="24"/>
          <w:szCs w:val="24"/>
        </w:rPr>
      </w:pPr>
      <w:r>
        <w:rPr>
          <w:rFonts w:ascii="Gill Sans" w:eastAsia="Gill Sans" w:hAnsi="Gill Sans" w:cs="Gill Sans"/>
          <w:sz w:val="24"/>
          <w:szCs w:val="24"/>
        </w:rPr>
        <w:t>Add sprint button</w:t>
      </w:r>
    </w:p>
    <w:p w14:paraId="475A2DA6" w14:textId="77777777" w:rsidR="000254D0" w:rsidRDefault="000254D0" w:rsidP="000254D0">
      <w:pPr>
        <w:rPr>
          <w:rFonts w:ascii="Gill Sans" w:eastAsia="Gill Sans" w:hAnsi="Gill Sans" w:cs="Gill Sans"/>
          <w:sz w:val="24"/>
          <w:szCs w:val="24"/>
        </w:rPr>
      </w:pPr>
    </w:p>
    <w:p w14:paraId="65B02543" w14:textId="77777777" w:rsidR="00CD2999" w:rsidRDefault="00CD2999" w:rsidP="00CD2999">
      <w:pPr>
        <w:pStyle w:val="ListParagraph"/>
        <w:numPr>
          <w:ilvl w:val="0"/>
          <w:numId w:val="20"/>
        </w:numPr>
        <w:rPr>
          <w:rFonts w:ascii="Gill Sans" w:eastAsia="Gill Sans" w:hAnsi="Gill Sans" w:cs="Gill Sans"/>
          <w:sz w:val="24"/>
          <w:szCs w:val="24"/>
        </w:rPr>
      </w:pPr>
      <w:r>
        <w:rPr>
          <w:rFonts w:ascii="Gill Sans" w:eastAsia="Gill Sans" w:hAnsi="Gill Sans" w:cs="Gill Sans"/>
          <w:sz w:val="24"/>
          <w:szCs w:val="24"/>
        </w:rPr>
        <w:t>Tutorial room door</w:t>
      </w:r>
    </w:p>
    <w:p w14:paraId="31926238" w14:textId="77777777" w:rsidR="00CD2999" w:rsidRDefault="00CD2999" w:rsidP="00CD2999">
      <w:pPr>
        <w:pStyle w:val="ListParagraph"/>
        <w:numPr>
          <w:ilvl w:val="1"/>
          <w:numId w:val="27"/>
        </w:numPr>
        <w:rPr>
          <w:rFonts w:ascii="Gill Sans" w:eastAsia="Gill Sans" w:hAnsi="Gill Sans" w:cs="Gill Sans"/>
          <w:sz w:val="24"/>
          <w:szCs w:val="24"/>
        </w:rPr>
      </w:pPr>
      <w:r>
        <w:rPr>
          <w:rFonts w:ascii="Gill Sans" w:eastAsia="Gill Sans" w:hAnsi="Gill Sans" w:cs="Gill Sans"/>
          <w:sz w:val="24"/>
          <w:szCs w:val="24"/>
        </w:rPr>
        <w:t>Door is always checking for area collision</w:t>
      </w:r>
    </w:p>
    <w:p w14:paraId="57CEC0E1" w14:textId="77777777" w:rsidR="00CD2999" w:rsidRDefault="00CD2999" w:rsidP="00CD2999">
      <w:pPr>
        <w:pStyle w:val="ListParagraph"/>
        <w:numPr>
          <w:ilvl w:val="1"/>
          <w:numId w:val="27"/>
        </w:numPr>
        <w:rPr>
          <w:rFonts w:ascii="Gill Sans" w:eastAsia="Gill Sans" w:hAnsi="Gill Sans" w:cs="Gill Sans"/>
          <w:sz w:val="24"/>
          <w:szCs w:val="24"/>
        </w:rPr>
      </w:pPr>
      <w:r>
        <w:rPr>
          <w:rFonts w:ascii="Gill Sans" w:eastAsia="Gill Sans" w:hAnsi="Gill Sans" w:cs="Gill Sans"/>
          <w:sz w:val="24"/>
          <w:szCs w:val="24"/>
        </w:rPr>
        <w:t>Change to prompt check</w:t>
      </w:r>
    </w:p>
    <w:p w14:paraId="00ABCDC5" w14:textId="77777777" w:rsidR="00CD2999" w:rsidRPr="00CD2999" w:rsidRDefault="00CD2999" w:rsidP="00CD2999">
      <w:pPr>
        <w:rPr>
          <w:rFonts w:ascii="Gill Sans" w:eastAsia="Gill Sans" w:hAnsi="Gill Sans" w:cs="Gill Sans"/>
          <w:sz w:val="24"/>
          <w:szCs w:val="24"/>
        </w:rPr>
      </w:pPr>
    </w:p>
    <w:p w14:paraId="68A52E46" w14:textId="77777777" w:rsidR="00CD2999" w:rsidRDefault="00CD2999" w:rsidP="00CD2999">
      <w:pPr>
        <w:pStyle w:val="ListParagraph"/>
        <w:numPr>
          <w:ilvl w:val="0"/>
          <w:numId w:val="20"/>
        </w:numPr>
        <w:rPr>
          <w:rFonts w:ascii="Gill Sans" w:eastAsia="Gill Sans" w:hAnsi="Gill Sans" w:cs="Gill Sans"/>
          <w:sz w:val="24"/>
          <w:szCs w:val="24"/>
        </w:rPr>
      </w:pPr>
      <w:r>
        <w:rPr>
          <w:rFonts w:ascii="Gill Sans" w:eastAsia="Gill Sans" w:hAnsi="Gill Sans" w:cs="Gill Sans"/>
          <w:sz w:val="24"/>
          <w:szCs w:val="24"/>
        </w:rPr>
        <w:t>Second enemy encountered in tutorial level</w:t>
      </w:r>
    </w:p>
    <w:p w14:paraId="23ED33A2" w14:textId="77777777" w:rsidR="00CD2999" w:rsidRDefault="00CD2999" w:rsidP="00CD2999">
      <w:pPr>
        <w:pStyle w:val="ListParagraph"/>
        <w:numPr>
          <w:ilvl w:val="1"/>
          <w:numId w:val="27"/>
        </w:numPr>
        <w:rPr>
          <w:rFonts w:ascii="Gill Sans" w:eastAsia="Gill Sans" w:hAnsi="Gill Sans" w:cs="Gill Sans"/>
          <w:sz w:val="24"/>
          <w:szCs w:val="24"/>
        </w:rPr>
      </w:pPr>
      <w:r>
        <w:rPr>
          <w:rFonts w:ascii="Gill Sans" w:eastAsia="Gill Sans" w:hAnsi="Gill Sans" w:cs="Gill Sans"/>
          <w:sz w:val="24"/>
          <w:szCs w:val="24"/>
        </w:rPr>
        <w:t>Very obvious animation loop replay</w:t>
      </w:r>
    </w:p>
    <w:p w14:paraId="5DE29F86" w14:textId="77777777" w:rsidR="00CD2999" w:rsidRDefault="00CD2999" w:rsidP="00CD2999">
      <w:pPr>
        <w:pStyle w:val="ListParagraph"/>
        <w:numPr>
          <w:ilvl w:val="1"/>
          <w:numId w:val="27"/>
        </w:numPr>
        <w:rPr>
          <w:rFonts w:ascii="Gill Sans" w:eastAsia="Gill Sans" w:hAnsi="Gill Sans" w:cs="Gill Sans"/>
          <w:sz w:val="24"/>
          <w:szCs w:val="24"/>
        </w:rPr>
      </w:pPr>
      <w:r>
        <w:rPr>
          <w:rFonts w:ascii="Gill Sans" w:eastAsia="Gill Sans" w:hAnsi="Gill Sans" w:cs="Gill Sans"/>
          <w:sz w:val="24"/>
          <w:szCs w:val="24"/>
        </w:rPr>
        <w:t>Maybe change to start moving only when see player</w:t>
      </w:r>
    </w:p>
    <w:p w14:paraId="6A56797C" w14:textId="77777777" w:rsidR="00CD2999" w:rsidRPr="00CD2999" w:rsidRDefault="00CD2999" w:rsidP="00CD2999">
      <w:pPr>
        <w:rPr>
          <w:rFonts w:ascii="Gill Sans" w:eastAsia="Gill Sans" w:hAnsi="Gill Sans" w:cs="Gill Sans"/>
          <w:sz w:val="24"/>
          <w:szCs w:val="24"/>
        </w:rPr>
      </w:pPr>
    </w:p>
    <w:p w14:paraId="75AC0247" w14:textId="50EAFAC4" w:rsidR="006F046A" w:rsidRDefault="006F046A">
      <w:pPr>
        <w:rPr>
          <w:rFonts w:ascii="Arial" w:eastAsia="Arial" w:hAnsi="Arial" w:cs="Arial"/>
          <w:color w:val="555759"/>
          <w:sz w:val="20"/>
          <w:szCs w:val="20"/>
        </w:rPr>
      </w:pPr>
    </w:p>
    <w:p w14:paraId="2F787E88" w14:textId="758CB190" w:rsidR="006F046A" w:rsidRDefault="006F046A" w:rsidP="006F046A">
      <w:pPr>
        <w:pStyle w:val="ListParagraph"/>
        <w:numPr>
          <w:ilvl w:val="0"/>
          <w:numId w:val="20"/>
        </w:numPr>
        <w:jc w:val="both"/>
        <w:rPr>
          <w:rFonts w:ascii="Arial" w:eastAsia="Arial" w:hAnsi="Arial" w:cs="Arial"/>
          <w:color w:val="555759"/>
          <w:sz w:val="20"/>
          <w:szCs w:val="20"/>
        </w:rPr>
      </w:pPr>
      <w:r w:rsidRPr="006F046A">
        <w:rPr>
          <w:rFonts w:ascii="Arial" w:eastAsia="Arial" w:hAnsi="Arial" w:cs="Arial"/>
          <w:color w:val="555759"/>
          <w:sz w:val="20"/>
          <w:szCs w:val="20"/>
        </w:rPr>
        <w:t>Boss fight location/ sequence</w:t>
      </w:r>
    </w:p>
    <w:p w14:paraId="596916AB" w14:textId="490249E7" w:rsidR="006F046A" w:rsidRDefault="006F046A" w:rsidP="006F046A">
      <w:pPr>
        <w:pStyle w:val="ListParagraph"/>
        <w:numPr>
          <w:ilvl w:val="1"/>
          <w:numId w:val="27"/>
        </w:numPr>
        <w:jc w:val="both"/>
        <w:rPr>
          <w:rFonts w:ascii="Arial" w:eastAsia="Arial" w:hAnsi="Arial" w:cs="Arial"/>
          <w:color w:val="555759"/>
          <w:sz w:val="20"/>
          <w:szCs w:val="20"/>
        </w:rPr>
      </w:pPr>
      <w:r>
        <w:rPr>
          <w:rFonts w:ascii="Arial" w:eastAsia="Arial" w:hAnsi="Arial" w:cs="Arial"/>
          <w:color w:val="555759"/>
          <w:sz w:val="20"/>
          <w:szCs w:val="20"/>
        </w:rPr>
        <w:t>Boss looks very random in empty and open carpark area</w:t>
      </w:r>
    </w:p>
    <w:p w14:paraId="017F8C51" w14:textId="77777777" w:rsidR="006F046A" w:rsidRDefault="006F046A" w:rsidP="006F046A">
      <w:pPr>
        <w:pStyle w:val="ListParagraph"/>
        <w:jc w:val="both"/>
        <w:rPr>
          <w:rFonts w:ascii="Arial" w:eastAsia="Arial" w:hAnsi="Arial" w:cs="Arial"/>
          <w:color w:val="555759"/>
          <w:sz w:val="20"/>
          <w:szCs w:val="20"/>
        </w:rPr>
      </w:pPr>
    </w:p>
    <w:p w14:paraId="7ED9C621" w14:textId="363B09CA" w:rsidR="006F046A" w:rsidRDefault="006F046A" w:rsidP="006F046A">
      <w:pPr>
        <w:pStyle w:val="ListParagraph"/>
        <w:numPr>
          <w:ilvl w:val="0"/>
          <w:numId w:val="20"/>
        </w:numPr>
        <w:jc w:val="both"/>
        <w:rPr>
          <w:rFonts w:ascii="Arial" w:eastAsia="Arial" w:hAnsi="Arial" w:cs="Arial"/>
          <w:color w:val="555759"/>
          <w:sz w:val="20"/>
          <w:szCs w:val="20"/>
        </w:rPr>
      </w:pPr>
      <w:r>
        <w:rPr>
          <w:rFonts w:ascii="Arial" w:eastAsia="Arial" w:hAnsi="Arial" w:cs="Arial"/>
          <w:color w:val="555759"/>
          <w:sz w:val="20"/>
          <w:szCs w:val="20"/>
        </w:rPr>
        <w:t>Minimap?</w:t>
      </w:r>
    </w:p>
    <w:p w14:paraId="3F9284D0" w14:textId="219F70C6" w:rsidR="006F046A" w:rsidRDefault="006F046A" w:rsidP="006F046A">
      <w:pPr>
        <w:pStyle w:val="ListParagraph"/>
        <w:numPr>
          <w:ilvl w:val="1"/>
          <w:numId w:val="27"/>
        </w:numPr>
        <w:jc w:val="both"/>
        <w:rPr>
          <w:rFonts w:ascii="Arial" w:eastAsia="Arial" w:hAnsi="Arial" w:cs="Arial"/>
          <w:color w:val="555759"/>
          <w:sz w:val="20"/>
          <w:szCs w:val="20"/>
        </w:rPr>
      </w:pPr>
      <w:r>
        <w:rPr>
          <w:rFonts w:ascii="Arial" w:eastAsia="Arial" w:hAnsi="Arial" w:cs="Arial"/>
          <w:color w:val="555759"/>
          <w:sz w:val="20"/>
          <w:szCs w:val="20"/>
        </w:rPr>
        <w:t>A bit confusing navigating around street since theres no level design indicators to guide player to boss</w:t>
      </w:r>
    </w:p>
    <w:p w14:paraId="4BA632ED" w14:textId="77777777" w:rsidR="00A051DF" w:rsidRPr="00CD2999" w:rsidRDefault="00A051DF" w:rsidP="00CD2999">
      <w:pPr>
        <w:rPr>
          <w:rFonts w:ascii="Gill Sans" w:eastAsia="Gill Sans" w:hAnsi="Gill Sans" w:cs="Gill Sans"/>
          <w:sz w:val="24"/>
          <w:szCs w:val="24"/>
        </w:rPr>
      </w:pPr>
    </w:p>
    <w:p w14:paraId="619333B2" w14:textId="1DE60A11" w:rsidR="00A051DF" w:rsidRDefault="00A051DF" w:rsidP="00A051DF">
      <w:pPr>
        <w:pStyle w:val="ListParagraph"/>
        <w:numPr>
          <w:ilvl w:val="0"/>
          <w:numId w:val="20"/>
        </w:numPr>
        <w:rPr>
          <w:rFonts w:ascii="Gill Sans" w:eastAsia="Gill Sans" w:hAnsi="Gill Sans" w:cs="Gill Sans"/>
          <w:sz w:val="24"/>
          <w:szCs w:val="24"/>
        </w:rPr>
      </w:pPr>
      <w:r>
        <w:rPr>
          <w:rFonts w:ascii="Gill Sans" w:eastAsia="Gill Sans" w:hAnsi="Gill Sans" w:cs="Gill Sans"/>
          <w:sz w:val="24"/>
          <w:szCs w:val="24"/>
        </w:rPr>
        <w:t>Medicine shelf at waiting area</w:t>
      </w:r>
    </w:p>
    <w:p w14:paraId="7C7062A4" w14:textId="1EDD2314" w:rsidR="00A051DF" w:rsidRDefault="00A051DF" w:rsidP="00A051DF">
      <w:pPr>
        <w:pStyle w:val="ListParagraph"/>
        <w:numPr>
          <w:ilvl w:val="1"/>
          <w:numId w:val="27"/>
        </w:numPr>
        <w:rPr>
          <w:rFonts w:ascii="Gill Sans" w:eastAsia="Gill Sans" w:hAnsi="Gill Sans" w:cs="Gill Sans"/>
          <w:sz w:val="24"/>
          <w:szCs w:val="24"/>
        </w:rPr>
      </w:pPr>
      <w:r>
        <w:rPr>
          <w:rFonts w:ascii="Gill Sans" w:eastAsia="Gill Sans" w:hAnsi="Gill Sans" w:cs="Gill Sans"/>
          <w:sz w:val="24"/>
          <w:szCs w:val="24"/>
        </w:rPr>
        <w:t>Medicine bottle labels emitting light (and is very obviously visible)</w:t>
      </w:r>
    </w:p>
    <w:p w14:paraId="77D1CC52" w14:textId="77777777" w:rsidR="0001008A" w:rsidRDefault="0001008A" w:rsidP="0001008A">
      <w:pPr>
        <w:rPr>
          <w:rFonts w:ascii="Gill Sans" w:eastAsia="Gill Sans" w:hAnsi="Gill Sans" w:cs="Gill Sans"/>
          <w:sz w:val="24"/>
          <w:szCs w:val="24"/>
        </w:rPr>
      </w:pPr>
    </w:p>
    <w:p w14:paraId="3126E7FD" w14:textId="47EFC8CB" w:rsidR="0001008A" w:rsidRDefault="0001008A" w:rsidP="0001008A">
      <w:pPr>
        <w:pStyle w:val="ListParagraph"/>
        <w:numPr>
          <w:ilvl w:val="0"/>
          <w:numId w:val="20"/>
        </w:numPr>
        <w:rPr>
          <w:rFonts w:ascii="Gill Sans" w:eastAsia="Gill Sans" w:hAnsi="Gill Sans" w:cs="Gill Sans"/>
          <w:sz w:val="24"/>
          <w:szCs w:val="24"/>
        </w:rPr>
      </w:pPr>
      <w:r>
        <w:rPr>
          <w:rFonts w:ascii="Gill Sans" w:eastAsia="Gill Sans" w:hAnsi="Gill Sans" w:cs="Gill Sans"/>
          <w:sz w:val="24"/>
          <w:szCs w:val="24"/>
        </w:rPr>
        <w:t>Fix tutorial room floor</w:t>
      </w:r>
    </w:p>
    <w:p w14:paraId="224CEAEA" w14:textId="767EDE37" w:rsidR="0001008A" w:rsidRDefault="0001008A" w:rsidP="0001008A">
      <w:pPr>
        <w:pStyle w:val="ListParagraph"/>
        <w:numPr>
          <w:ilvl w:val="1"/>
          <w:numId w:val="27"/>
        </w:numPr>
        <w:rPr>
          <w:rFonts w:ascii="Gill Sans" w:eastAsia="Gill Sans" w:hAnsi="Gill Sans" w:cs="Gill Sans"/>
          <w:sz w:val="24"/>
          <w:szCs w:val="24"/>
        </w:rPr>
      </w:pPr>
      <w:r>
        <w:rPr>
          <w:rFonts w:ascii="Gill Sans" w:eastAsia="Gill Sans" w:hAnsi="Gill Sans" w:cs="Gill Sans"/>
          <w:sz w:val="24"/>
          <w:szCs w:val="24"/>
        </w:rPr>
        <w:t>Current floor is made out of multiple tile meshes</w:t>
      </w:r>
    </w:p>
    <w:p w14:paraId="6E8D304D" w14:textId="62F09374" w:rsidR="0001008A" w:rsidRPr="0001008A" w:rsidRDefault="0001008A" w:rsidP="0001008A">
      <w:pPr>
        <w:pStyle w:val="ListParagraph"/>
        <w:numPr>
          <w:ilvl w:val="1"/>
          <w:numId w:val="27"/>
        </w:numPr>
        <w:rPr>
          <w:rFonts w:ascii="Gill Sans" w:eastAsia="Gill Sans" w:hAnsi="Gill Sans" w:cs="Gill Sans"/>
          <w:sz w:val="24"/>
          <w:szCs w:val="24"/>
        </w:rPr>
      </w:pPr>
      <w:r>
        <w:rPr>
          <w:rFonts w:ascii="Gill Sans" w:eastAsia="Gill Sans" w:hAnsi="Gill Sans" w:cs="Gill Sans"/>
          <w:sz w:val="24"/>
          <w:szCs w:val="24"/>
        </w:rPr>
        <w:t>Figure out how to repeat material texture on a single plane</w:t>
      </w:r>
    </w:p>
    <w:sectPr w:rsidR="0001008A" w:rsidRPr="0001008A">
      <w:pgSz w:w="12240" w:h="15840"/>
      <w:pgMar w:top="1440" w:right="1440" w:bottom="1440" w:left="1440" w:header="0" w:footer="6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34DB93" w14:textId="77777777" w:rsidR="00A04D38" w:rsidRDefault="00A04D38">
      <w:pPr>
        <w:rPr>
          <w:rFonts w:hint="eastAsia"/>
        </w:rPr>
      </w:pPr>
      <w:r>
        <w:separator/>
      </w:r>
    </w:p>
  </w:endnote>
  <w:endnote w:type="continuationSeparator" w:id="0">
    <w:p w14:paraId="6A34A4C4" w14:textId="77777777" w:rsidR="00A04D38" w:rsidRDefault="00A04D3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auto"/>
    <w:pitch w:val="default"/>
    <w:embedRegular r:id="rId1" w:fontKey="{6AEF7EE5-DA44-4B4A-BA70-722E2CDE0549}"/>
    <w:embedBold r:id="rId2" w:fontKey="{29E768C6-56E1-4075-965D-56F721CA2BE4}"/>
  </w:font>
  <w:font w:name="SimSun">
    <w:altName w:val="宋体"/>
    <w:panose1 w:val="02010600030101010101"/>
    <w:charset w:val="86"/>
    <w:family w:val="auto"/>
    <w:pitch w:val="variable"/>
    <w:sig w:usb0="00000203" w:usb1="288F0000" w:usb2="00000016" w:usb3="00000000" w:csb0="00040001" w:csb1="00000000"/>
    <w:embedRegular r:id="rId3" w:subsetted="1" w:fontKey="{55B5E69D-4C1F-46FC-8F99-A943C56915AA}"/>
  </w:font>
  <w:font w:name="Gill Sans">
    <w:charset w:val="00"/>
    <w:family w:val="auto"/>
    <w:pitch w:val="default"/>
    <w:embedRegular r:id="rId4" w:fontKey="{BF4DE40B-BB1B-42AF-B05B-E5EA47E8CE73}"/>
  </w:font>
  <w:font w:name="Calibri">
    <w:panose1 w:val="020F0502020204030204"/>
    <w:charset w:val="00"/>
    <w:family w:val="swiss"/>
    <w:pitch w:val="variable"/>
    <w:sig w:usb0="E4002EFF" w:usb1="C200247B" w:usb2="00000009" w:usb3="00000000" w:csb0="000001FF" w:csb1="00000000"/>
    <w:embedRegular r:id="rId5" w:fontKey="{76C6F5A4-8CCE-4455-9FAB-55B64B62F083}"/>
    <w:embedItalic r:id="rId6" w:fontKey="{FE1DF2C1-7AD1-4436-9054-CA767F3D075F}"/>
  </w:font>
  <w:font w:name="Arial Narrow">
    <w:panose1 w:val="020B0606020202030204"/>
    <w:charset w:val="00"/>
    <w:family w:val="swiss"/>
    <w:pitch w:val="variable"/>
    <w:sig w:usb0="00000287" w:usb1="00000800" w:usb2="00000000" w:usb3="00000000" w:csb0="0000009F" w:csb1="00000000"/>
    <w:embedRegular r:id="rId7" w:fontKey="{69EB1410-FCFE-4B92-AE14-6457EFD28C5F}"/>
    <w:embedBold r:id="rId8" w:fontKey="{022AABF0-3CD2-490B-B861-E02A595BECB5}"/>
  </w:font>
  <w:font w:name="Cambria">
    <w:panose1 w:val="02040503050406030204"/>
    <w:charset w:val="00"/>
    <w:family w:val="roman"/>
    <w:pitch w:val="variable"/>
    <w:sig w:usb0="E00006FF" w:usb1="420024FF" w:usb2="02000000" w:usb3="00000000" w:csb0="0000019F" w:csb1="00000000"/>
    <w:embedRegular r:id="rId9" w:fontKey="{DC963318-451D-4B36-A81B-001DEE2617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360F1" w14:textId="77777777" w:rsidR="007C3C4F" w:rsidRDefault="00000000">
    <w:pPr>
      <w:pBdr>
        <w:top w:val="nil"/>
        <w:left w:val="nil"/>
        <w:bottom w:val="nil"/>
        <w:right w:val="nil"/>
        <w:between w:val="nil"/>
      </w:pBdr>
      <w:spacing w:line="14" w:lineRule="auto"/>
      <w:rPr>
        <w:rFonts w:hint="eastAsia"/>
        <w:color w:val="000000"/>
        <w:sz w:val="20"/>
        <w:szCs w:val="20"/>
      </w:rPr>
    </w:pPr>
    <w:r>
      <w:rPr>
        <w:noProof/>
      </w:rPr>
      <mc:AlternateContent>
        <mc:Choice Requires="wps">
          <w:drawing>
            <wp:anchor distT="0" distB="0" distL="0" distR="0" simplePos="0" relativeHeight="251660288" behindDoc="1" locked="0" layoutInCell="1" hidden="0" allowOverlap="1" wp14:anchorId="00375729" wp14:editId="66176249">
              <wp:simplePos x="0" y="0"/>
              <wp:positionH relativeFrom="column">
                <wp:posOffset>2070100</wp:posOffset>
              </wp:positionH>
              <wp:positionV relativeFrom="paragraph">
                <wp:posOffset>9436100</wp:posOffset>
              </wp:positionV>
              <wp:extent cx="1996440" cy="315595"/>
              <wp:effectExtent l="0" t="0" r="0" b="0"/>
              <wp:wrapNone/>
              <wp:docPr id="4" name="Freeform: Shape 4"/>
              <wp:cNvGraphicFramePr/>
              <a:graphic xmlns:a="http://schemas.openxmlformats.org/drawingml/2006/main">
                <a:graphicData uri="http://schemas.microsoft.com/office/word/2010/wordprocessingShape">
                  <wps:wsp>
                    <wps:cNvSpPr/>
                    <wps:spPr>
                      <a:xfrm>
                        <a:off x="4362068" y="3636490"/>
                        <a:ext cx="1967865" cy="287020"/>
                      </a:xfrm>
                      <a:custGeom>
                        <a:avLst/>
                        <a:gdLst/>
                        <a:ahLst/>
                        <a:cxnLst/>
                        <a:rect l="l" t="t" r="r" b="b"/>
                        <a:pathLst>
                          <a:path w="1967865" h="287020" extrusionOk="0">
                            <a:moveTo>
                              <a:pt x="0" y="0"/>
                            </a:moveTo>
                            <a:lnTo>
                              <a:pt x="0" y="287020"/>
                            </a:lnTo>
                            <a:lnTo>
                              <a:pt x="1967865" y="287020"/>
                            </a:lnTo>
                            <a:lnTo>
                              <a:pt x="1967865" y="0"/>
                            </a:lnTo>
                            <a:close/>
                          </a:path>
                        </a:pathLst>
                      </a:custGeom>
                      <a:noFill/>
                      <a:ln>
                        <a:noFill/>
                      </a:ln>
                    </wps:spPr>
                    <wps:txbx>
                      <w:txbxContent>
                        <w:p w14:paraId="0B39B2C3" w14:textId="77777777" w:rsidR="007C3C4F" w:rsidRDefault="00000000">
                          <w:pPr>
                            <w:spacing w:before="17"/>
                            <w:ind w:left="1" w:right="1" w:firstLine="3"/>
                            <w:jc w:val="center"/>
                            <w:textDirection w:val="btLr"/>
                            <w:rPr>
                              <w:rFonts w:hint="eastAsia"/>
                            </w:rPr>
                          </w:pPr>
                          <w:r>
                            <w:rPr>
                              <w:rFonts w:ascii="Arial" w:eastAsia="Arial" w:hAnsi="Arial" w:cs="Arial"/>
                              <w:color w:val="555759"/>
                              <w:sz w:val="14"/>
                            </w:rPr>
                            <w:t>Zombie Toys Technical Design Document v5.3.4r1</w:t>
                          </w:r>
                        </w:p>
                        <w:p w14:paraId="3F8BA7A0" w14:textId="77777777" w:rsidR="007C3C4F" w:rsidRDefault="00000000">
                          <w:pPr>
                            <w:spacing w:before="64"/>
                            <w:ind w:right="100"/>
                            <w:jc w:val="center"/>
                            <w:textDirection w:val="btLr"/>
                            <w:rPr>
                              <w:rFonts w:hint="eastAsia"/>
                            </w:rPr>
                          </w:pPr>
                          <w:r>
                            <w:rPr>
                              <w:rFonts w:ascii="Gill Sans" w:eastAsia="Gill Sans" w:hAnsi="Gill Sans" w:cs="Gill Sans"/>
                              <w:color w:val="555759"/>
                              <w:sz w:val="16"/>
                            </w:rPr>
                            <w:t xml:space="preserve"> PAGE </w:t>
                          </w:r>
                          <w:r>
                            <w:rPr>
                              <w:color w:val="000000"/>
                            </w:rPr>
                            <w:t>6</w:t>
                          </w:r>
                        </w:p>
                      </w:txbxContent>
                    </wps:txbx>
                    <wps:bodyPr spcFirstLastPara="1" wrap="square" lIns="88900" tIns="38100" rIns="88900" bIns="38100" anchor="t" anchorCtr="0">
                      <a:noAutofit/>
                    </wps:bodyPr>
                  </wps:wsp>
                </a:graphicData>
              </a:graphic>
            </wp:anchor>
          </w:drawing>
        </mc:Choice>
        <mc:Fallback>
          <w:pict>
            <v:shape w14:anchorId="00375729" id="Freeform: Shape 4" o:spid="_x0000_s1026" style="position:absolute;margin-left:163pt;margin-top:743pt;width:157.2pt;height:24.85pt;z-index:-251656192;visibility:visible;mso-wrap-style:square;mso-wrap-distance-left:0;mso-wrap-distance-top:0;mso-wrap-distance-right:0;mso-wrap-distance-bottom:0;mso-position-horizontal:absolute;mso-position-horizontal-relative:text;mso-position-vertical:absolute;mso-position-vertical-relative:text;v-text-anchor:top" coordsize="1967865,2870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" adj="-11796480,,5400" path="m,l,287020r1967865,l1967865,,,xe" filled="f" stroked="f">
              <v:stroke joinstyle="miter"/>
              <v:formulas/>
              <v:path arrowok="t" o:extrusionok="f" o:connecttype="custom" textboxrect="0,0,1967865,287020"/>
              <v:textbox inset="7pt,3pt,7pt,3pt">
                <w:txbxContent>
                  <w:p w14:paraId="0B39B2C3" w14:textId="77777777" w:rsidR="007C3C4F" w:rsidRDefault="00000000">
                    <w:pPr>
                      <w:spacing w:before="17"/>
                      <w:ind w:left="1" w:right="1" w:firstLine="3"/>
                      <w:jc w:val="center"/>
                      <w:textDirection w:val="btLr"/>
                      <w:rPr>
                        <w:rFonts w:hint="eastAsia"/>
                      </w:rPr>
                    </w:pPr>
                    <w:r>
                      <w:rPr>
                        <w:rFonts w:ascii="Arial" w:eastAsia="Arial" w:hAnsi="Arial" w:cs="Arial"/>
                        <w:color w:val="555759"/>
                        <w:sz w:val="14"/>
                      </w:rPr>
                      <w:t>Zombie Toys Technical Design Document v5.3.4r1</w:t>
                    </w:r>
                  </w:p>
                  <w:p w14:paraId="3F8BA7A0" w14:textId="77777777" w:rsidR="007C3C4F" w:rsidRDefault="00000000">
                    <w:pPr>
                      <w:spacing w:before="64"/>
                      <w:ind w:right="100"/>
                      <w:jc w:val="center"/>
                      <w:textDirection w:val="btLr"/>
                      <w:rPr>
                        <w:rFonts w:hint="eastAsia"/>
                      </w:rPr>
                    </w:pPr>
                    <w:r>
                      <w:rPr>
                        <w:rFonts w:ascii="Gill Sans" w:eastAsia="Gill Sans" w:hAnsi="Gill Sans" w:cs="Gill Sans"/>
                        <w:color w:val="555759"/>
                        <w:sz w:val="16"/>
                      </w:rPr>
                      <w:t xml:space="preserve"> PAGE </w:t>
                    </w:r>
                    <w:r>
                      <w:rPr>
                        <w:color w:val="000000"/>
                      </w:rPr>
                      <w:t>6</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0760F" w14:textId="77777777" w:rsidR="007C3C4F" w:rsidRDefault="00000000">
    <w:pPr>
      <w:pBdr>
        <w:top w:val="nil"/>
        <w:left w:val="nil"/>
        <w:bottom w:val="nil"/>
        <w:right w:val="nil"/>
        <w:between w:val="nil"/>
      </w:pBdr>
      <w:spacing w:line="14" w:lineRule="auto"/>
      <w:rPr>
        <w:rFonts w:hint="eastAsia"/>
        <w:color w:val="000000"/>
        <w:sz w:val="20"/>
        <w:szCs w:val="20"/>
      </w:rPr>
    </w:pPr>
    <w:r>
      <w:rPr>
        <w:noProof/>
      </w:rPr>
      <mc:AlternateContent>
        <mc:Choice Requires="wps">
          <w:drawing>
            <wp:anchor distT="0" distB="0" distL="0" distR="0" simplePos="0" relativeHeight="251662336" behindDoc="1" locked="0" layoutInCell="1" hidden="0" allowOverlap="1" wp14:anchorId="44422D65" wp14:editId="39D45322">
              <wp:simplePos x="0" y="0"/>
              <wp:positionH relativeFrom="column">
                <wp:posOffset>2070100</wp:posOffset>
              </wp:positionH>
              <wp:positionV relativeFrom="paragraph">
                <wp:posOffset>9436100</wp:posOffset>
              </wp:positionV>
              <wp:extent cx="1996440" cy="315595"/>
              <wp:effectExtent l="0" t="0" r="0" b="0"/>
              <wp:wrapNone/>
              <wp:docPr id="3" name="Freeform: Shape 3"/>
              <wp:cNvGraphicFramePr/>
              <a:graphic xmlns:a="http://schemas.openxmlformats.org/drawingml/2006/main">
                <a:graphicData uri="http://schemas.microsoft.com/office/word/2010/wordprocessingShape">
                  <wps:wsp>
                    <wps:cNvSpPr/>
                    <wps:spPr>
                      <a:xfrm>
                        <a:off x="4362068" y="3636490"/>
                        <a:ext cx="1967865" cy="287020"/>
                      </a:xfrm>
                      <a:custGeom>
                        <a:avLst/>
                        <a:gdLst/>
                        <a:ahLst/>
                        <a:cxnLst/>
                        <a:rect l="l" t="t" r="r" b="b"/>
                        <a:pathLst>
                          <a:path w="1967865" h="287020" extrusionOk="0">
                            <a:moveTo>
                              <a:pt x="0" y="0"/>
                            </a:moveTo>
                            <a:lnTo>
                              <a:pt x="0" y="287020"/>
                            </a:lnTo>
                            <a:lnTo>
                              <a:pt x="1967865" y="287020"/>
                            </a:lnTo>
                            <a:lnTo>
                              <a:pt x="1967865" y="0"/>
                            </a:lnTo>
                            <a:close/>
                          </a:path>
                        </a:pathLst>
                      </a:custGeom>
                      <a:noFill/>
                      <a:ln>
                        <a:noFill/>
                      </a:ln>
                    </wps:spPr>
                    <wps:txbx>
                      <w:txbxContent>
                        <w:p w14:paraId="444DF961" w14:textId="77777777" w:rsidR="007C3C4F" w:rsidRDefault="00000000">
                          <w:pPr>
                            <w:spacing w:before="17"/>
                            <w:ind w:left="1" w:right="1" w:firstLine="3"/>
                            <w:jc w:val="center"/>
                            <w:textDirection w:val="btLr"/>
                            <w:rPr>
                              <w:rFonts w:hint="eastAsia"/>
                            </w:rPr>
                          </w:pPr>
                          <w:r>
                            <w:rPr>
                              <w:rFonts w:ascii="Arial" w:eastAsia="Arial" w:hAnsi="Arial" w:cs="Arial"/>
                              <w:color w:val="555759"/>
                              <w:sz w:val="14"/>
                            </w:rPr>
                            <w:t>Pac-Man Technical Design Document v1.0</w:t>
                          </w:r>
                        </w:p>
                        <w:p w14:paraId="7E64E9D5" w14:textId="77777777" w:rsidR="007C3C4F" w:rsidRDefault="00000000">
                          <w:pPr>
                            <w:spacing w:before="63"/>
                            <w:ind w:right="100"/>
                            <w:jc w:val="center"/>
                            <w:textDirection w:val="btLr"/>
                            <w:rPr>
                              <w:rFonts w:hint="eastAsia"/>
                            </w:rPr>
                          </w:pPr>
                          <w:r>
                            <w:rPr>
                              <w:rFonts w:ascii="Arial" w:eastAsia="Arial" w:hAnsi="Arial" w:cs="Arial"/>
                              <w:color w:val="555759"/>
                              <w:sz w:val="16"/>
                            </w:rPr>
                            <w:t xml:space="preserve"> PAGE </w:t>
                          </w:r>
                          <w:r>
                            <w:rPr>
                              <w:color w:val="000000"/>
                            </w:rPr>
                            <w:t>9</w:t>
                          </w:r>
                        </w:p>
                      </w:txbxContent>
                    </wps:txbx>
                    <wps:bodyPr spcFirstLastPara="1" wrap="square" lIns="88900" tIns="38100" rIns="88900" bIns="38100" anchor="t" anchorCtr="0">
                      <a:noAutofit/>
                    </wps:bodyPr>
                  </wps:wsp>
                </a:graphicData>
              </a:graphic>
            </wp:anchor>
          </w:drawing>
        </mc:Choice>
        <mc:Fallback>
          <w:pict>
            <v:shape w14:anchorId="44422D65" id="Freeform: Shape 3" o:spid="_x0000_s1027" style="position:absolute;margin-left:163pt;margin-top:743pt;width:157.2pt;height:24.85pt;z-index:-251654144;visibility:visible;mso-wrap-style:square;mso-wrap-distance-left:0;mso-wrap-distance-top:0;mso-wrap-distance-right:0;mso-wrap-distance-bottom:0;mso-position-horizontal:absolute;mso-position-horizontal-relative:text;mso-position-vertical:absolute;mso-position-vertical-relative:text;v-text-anchor:top" coordsize="1967865,2870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" adj="-11796480,,5400" path="m,l,287020r1967865,l1967865,,,xe" filled="f" stroked="f">
              <v:stroke joinstyle="miter"/>
              <v:formulas/>
              <v:path arrowok="t" o:extrusionok="f" o:connecttype="custom" textboxrect="0,0,1967865,287020"/>
              <v:textbox inset="7pt,3pt,7pt,3pt">
                <w:txbxContent>
                  <w:p w14:paraId="444DF961" w14:textId="77777777" w:rsidR="007C3C4F" w:rsidRDefault="00000000">
                    <w:pPr>
                      <w:spacing w:before="17"/>
                      <w:ind w:left="1" w:right="1" w:firstLine="3"/>
                      <w:jc w:val="center"/>
                      <w:textDirection w:val="btLr"/>
                      <w:rPr>
                        <w:rFonts w:hint="eastAsia"/>
                      </w:rPr>
                    </w:pPr>
                    <w:r>
                      <w:rPr>
                        <w:rFonts w:ascii="Arial" w:eastAsia="Arial" w:hAnsi="Arial" w:cs="Arial"/>
                        <w:color w:val="555759"/>
                        <w:sz w:val="14"/>
                      </w:rPr>
                      <w:t>Pac-Man Technical Design Document v1.0</w:t>
                    </w:r>
                  </w:p>
                  <w:p w14:paraId="7E64E9D5" w14:textId="77777777" w:rsidR="007C3C4F" w:rsidRDefault="00000000">
                    <w:pPr>
                      <w:spacing w:before="63"/>
                      <w:ind w:right="100"/>
                      <w:jc w:val="center"/>
                      <w:textDirection w:val="btLr"/>
                      <w:rPr>
                        <w:rFonts w:hint="eastAsia"/>
                      </w:rPr>
                    </w:pPr>
                    <w:r>
                      <w:rPr>
                        <w:rFonts w:ascii="Arial" w:eastAsia="Arial" w:hAnsi="Arial" w:cs="Arial"/>
                        <w:color w:val="555759"/>
                        <w:sz w:val="16"/>
                      </w:rPr>
                      <w:t xml:space="preserve"> PAGE </w:t>
                    </w:r>
                    <w:r>
                      <w:rPr>
                        <w:color w:val="000000"/>
                      </w:rPr>
                      <w:t>9</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AB4E95" w14:textId="77777777" w:rsidR="00A04D38" w:rsidRDefault="00A04D38">
      <w:pPr>
        <w:rPr>
          <w:rFonts w:hint="eastAsia"/>
        </w:rPr>
      </w:pPr>
      <w:r>
        <w:separator/>
      </w:r>
    </w:p>
  </w:footnote>
  <w:footnote w:type="continuationSeparator" w:id="0">
    <w:p w14:paraId="11A3DF71" w14:textId="77777777" w:rsidR="00A04D38" w:rsidRDefault="00A04D38">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500FA" w14:textId="77777777" w:rsidR="007C3C4F" w:rsidRDefault="007C3C4F">
    <w:pPr>
      <w:pBdr>
        <w:top w:val="nil"/>
        <w:left w:val="nil"/>
        <w:bottom w:val="nil"/>
        <w:right w:val="nil"/>
        <w:between w:val="nil"/>
      </w:pBdr>
      <w:spacing w:line="14" w:lineRule="auto"/>
      <w:rPr>
        <w:rFonts w:hint="eastAsia"/>
        <w:color w:val="000000"/>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ED873" w14:textId="77777777" w:rsidR="007C3C4F" w:rsidRDefault="007C3C4F">
    <w:pPr>
      <w:pBdr>
        <w:top w:val="nil"/>
        <w:left w:val="nil"/>
        <w:bottom w:val="nil"/>
        <w:right w:val="nil"/>
        <w:between w:val="nil"/>
      </w:pBdr>
      <w:spacing w:line="14" w:lineRule="auto"/>
      <w:rPr>
        <w:rFonts w:hint="eastAsia"/>
        <w:color w:val="000000"/>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96380" w14:textId="77777777" w:rsidR="007C3C4F" w:rsidRDefault="007C3C4F">
    <w:pPr>
      <w:pBdr>
        <w:top w:val="nil"/>
        <w:left w:val="nil"/>
        <w:bottom w:val="nil"/>
        <w:right w:val="nil"/>
        <w:between w:val="nil"/>
      </w:pBdr>
      <w:spacing w:line="14" w:lineRule="auto"/>
      <w:rPr>
        <w:rFonts w:hint="eastAsia"/>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D0EF3"/>
    <w:multiLevelType w:val="multilevel"/>
    <w:tmpl w:val="40C64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EB513F"/>
    <w:multiLevelType w:val="multilevel"/>
    <w:tmpl w:val="499A2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0D108A"/>
    <w:multiLevelType w:val="multilevel"/>
    <w:tmpl w:val="4DB0D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F52E3C"/>
    <w:multiLevelType w:val="hybridMultilevel"/>
    <w:tmpl w:val="653E6A4C"/>
    <w:lvl w:ilvl="0" w:tplc="89F26A2A">
      <w:numFmt w:val="bullet"/>
      <w:lvlText w:val=""/>
      <w:lvlJc w:val="left"/>
      <w:pPr>
        <w:ind w:left="720" w:hanging="360"/>
      </w:pPr>
      <w:rPr>
        <w:rFonts w:ascii="Wingdings" w:eastAsia="Arial" w:hAnsi="Wingdings" w:cs="Aria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D57437E"/>
    <w:multiLevelType w:val="multilevel"/>
    <w:tmpl w:val="DCAC6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984FCB"/>
    <w:multiLevelType w:val="multilevel"/>
    <w:tmpl w:val="C0F87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966E1D"/>
    <w:multiLevelType w:val="hybridMultilevel"/>
    <w:tmpl w:val="44528B76"/>
    <w:lvl w:ilvl="0" w:tplc="89F26A2A">
      <w:numFmt w:val="bullet"/>
      <w:lvlText w:val=""/>
      <w:lvlJc w:val="left"/>
      <w:pPr>
        <w:ind w:left="720" w:hanging="360"/>
      </w:pPr>
      <w:rPr>
        <w:rFonts w:ascii="Wingdings" w:eastAsia="Arial" w:hAnsi="Wingdings"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B836AEA"/>
    <w:multiLevelType w:val="multilevel"/>
    <w:tmpl w:val="A3F46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B04B3B"/>
    <w:multiLevelType w:val="multilevel"/>
    <w:tmpl w:val="B692A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2C5F6D"/>
    <w:multiLevelType w:val="hybridMultilevel"/>
    <w:tmpl w:val="1C486490"/>
    <w:lvl w:ilvl="0" w:tplc="ED4E7CFA">
      <w:numFmt w:val="bullet"/>
      <w:lvlText w:val=""/>
      <w:lvlJc w:val="left"/>
      <w:pPr>
        <w:ind w:left="720" w:hanging="360"/>
      </w:pPr>
      <w:rPr>
        <w:rFonts w:ascii="Wingdings" w:eastAsia="Arial" w:hAnsi="Wingdings"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3820582D"/>
    <w:multiLevelType w:val="multilevel"/>
    <w:tmpl w:val="1E18E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E115D1"/>
    <w:multiLevelType w:val="hybridMultilevel"/>
    <w:tmpl w:val="3EC42FA8"/>
    <w:lvl w:ilvl="0" w:tplc="48090005">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471C33F1"/>
    <w:multiLevelType w:val="multilevel"/>
    <w:tmpl w:val="C10CA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667ACE"/>
    <w:multiLevelType w:val="multilevel"/>
    <w:tmpl w:val="273A5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5C6A1B"/>
    <w:multiLevelType w:val="multilevel"/>
    <w:tmpl w:val="B8E6EF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20E2173"/>
    <w:multiLevelType w:val="multilevel"/>
    <w:tmpl w:val="CBD66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4E069A8"/>
    <w:multiLevelType w:val="multilevel"/>
    <w:tmpl w:val="46848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6693893"/>
    <w:multiLevelType w:val="multilevel"/>
    <w:tmpl w:val="50AA13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B4A64B2"/>
    <w:multiLevelType w:val="multilevel"/>
    <w:tmpl w:val="769A8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856153"/>
    <w:multiLevelType w:val="hybridMultilevel"/>
    <w:tmpl w:val="136C9464"/>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66871BBE"/>
    <w:multiLevelType w:val="multilevel"/>
    <w:tmpl w:val="E3D4D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7267A5A"/>
    <w:multiLevelType w:val="multilevel"/>
    <w:tmpl w:val="47CA89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7F027AD"/>
    <w:multiLevelType w:val="multilevel"/>
    <w:tmpl w:val="861EA0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8C235C4"/>
    <w:multiLevelType w:val="multilevel"/>
    <w:tmpl w:val="DA86B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C152274"/>
    <w:multiLevelType w:val="multilevel"/>
    <w:tmpl w:val="0B062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C3C17C7"/>
    <w:multiLevelType w:val="multilevel"/>
    <w:tmpl w:val="CC7C68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6CC3449D"/>
    <w:multiLevelType w:val="hybridMultilevel"/>
    <w:tmpl w:val="882ED1D0"/>
    <w:lvl w:ilvl="0" w:tplc="A906D27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7" w15:restartNumberingAfterBreak="0">
    <w:nsid w:val="738E5D1A"/>
    <w:multiLevelType w:val="multilevel"/>
    <w:tmpl w:val="DC401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AA60789"/>
    <w:multiLevelType w:val="multilevel"/>
    <w:tmpl w:val="66A41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3156388">
    <w:abstractNumId w:val="27"/>
  </w:num>
  <w:num w:numId="2" w16cid:durableId="1237517420">
    <w:abstractNumId w:val="14"/>
  </w:num>
  <w:num w:numId="3" w16cid:durableId="1715078024">
    <w:abstractNumId w:val="7"/>
  </w:num>
  <w:num w:numId="4" w16cid:durableId="2000814604">
    <w:abstractNumId w:val="12"/>
  </w:num>
  <w:num w:numId="5" w16cid:durableId="519318594">
    <w:abstractNumId w:val="0"/>
  </w:num>
  <w:num w:numId="6" w16cid:durableId="454911346">
    <w:abstractNumId w:val="22"/>
  </w:num>
  <w:num w:numId="7" w16cid:durableId="1462308633">
    <w:abstractNumId w:val="24"/>
  </w:num>
  <w:num w:numId="8" w16cid:durableId="1956911877">
    <w:abstractNumId w:val="25"/>
  </w:num>
  <w:num w:numId="9" w16cid:durableId="207038870">
    <w:abstractNumId w:val="4"/>
  </w:num>
  <w:num w:numId="10" w16cid:durableId="1498571147">
    <w:abstractNumId w:val="17"/>
  </w:num>
  <w:num w:numId="11" w16cid:durableId="1526360770">
    <w:abstractNumId w:val="10"/>
  </w:num>
  <w:num w:numId="12" w16cid:durableId="1900937927">
    <w:abstractNumId w:val="8"/>
  </w:num>
  <w:num w:numId="13" w16cid:durableId="1599290126">
    <w:abstractNumId w:val="1"/>
  </w:num>
  <w:num w:numId="14" w16cid:durableId="1852452753">
    <w:abstractNumId w:val="16"/>
  </w:num>
  <w:num w:numId="15" w16cid:durableId="791630867">
    <w:abstractNumId w:val="28"/>
  </w:num>
  <w:num w:numId="16" w16cid:durableId="830369349">
    <w:abstractNumId w:val="18"/>
  </w:num>
  <w:num w:numId="17" w16cid:durableId="1702053879">
    <w:abstractNumId w:val="2"/>
  </w:num>
  <w:num w:numId="18" w16cid:durableId="2117091918">
    <w:abstractNumId w:val="20"/>
  </w:num>
  <w:num w:numId="19" w16cid:durableId="1609770355">
    <w:abstractNumId w:val="21"/>
  </w:num>
  <w:num w:numId="20" w16cid:durableId="1513032499">
    <w:abstractNumId w:val="23"/>
  </w:num>
  <w:num w:numId="21" w16cid:durableId="141847541">
    <w:abstractNumId w:val="5"/>
  </w:num>
  <w:num w:numId="22" w16cid:durableId="15540532">
    <w:abstractNumId w:val="13"/>
  </w:num>
  <w:num w:numId="23" w16cid:durableId="798230788">
    <w:abstractNumId w:val="15"/>
  </w:num>
  <w:num w:numId="24" w16cid:durableId="578559019">
    <w:abstractNumId w:val="19"/>
  </w:num>
  <w:num w:numId="25" w16cid:durableId="1477449910">
    <w:abstractNumId w:val="11"/>
  </w:num>
  <w:num w:numId="26" w16cid:durableId="306323964">
    <w:abstractNumId w:val="9"/>
  </w:num>
  <w:num w:numId="27" w16cid:durableId="433549934">
    <w:abstractNumId w:val="3"/>
  </w:num>
  <w:num w:numId="28" w16cid:durableId="1217935521">
    <w:abstractNumId w:val="6"/>
  </w:num>
  <w:num w:numId="29" w16cid:durableId="120929931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ML neverlucky">
    <w15:presenceInfo w15:providerId="Windows Live" w15:userId="3193ae96795afe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C4F"/>
    <w:rsid w:val="00002399"/>
    <w:rsid w:val="0001008A"/>
    <w:rsid w:val="000254D0"/>
    <w:rsid w:val="00067C16"/>
    <w:rsid w:val="000A04D0"/>
    <w:rsid w:val="000C6EDE"/>
    <w:rsid w:val="000C734E"/>
    <w:rsid w:val="00105106"/>
    <w:rsid w:val="00152E0F"/>
    <w:rsid w:val="001B7131"/>
    <w:rsid w:val="001F6FA3"/>
    <w:rsid w:val="00210DEF"/>
    <w:rsid w:val="00295D38"/>
    <w:rsid w:val="002C257F"/>
    <w:rsid w:val="00307BD2"/>
    <w:rsid w:val="00323F14"/>
    <w:rsid w:val="00331988"/>
    <w:rsid w:val="003B178A"/>
    <w:rsid w:val="003D77BE"/>
    <w:rsid w:val="00417EAF"/>
    <w:rsid w:val="004558BB"/>
    <w:rsid w:val="0048299B"/>
    <w:rsid w:val="004B2B18"/>
    <w:rsid w:val="004D3937"/>
    <w:rsid w:val="00522C2C"/>
    <w:rsid w:val="00574207"/>
    <w:rsid w:val="005D6CB1"/>
    <w:rsid w:val="00647731"/>
    <w:rsid w:val="006716FA"/>
    <w:rsid w:val="00674B12"/>
    <w:rsid w:val="00687D40"/>
    <w:rsid w:val="00690F10"/>
    <w:rsid w:val="006A6D14"/>
    <w:rsid w:val="006C0C8E"/>
    <w:rsid w:val="006F046A"/>
    <w:rsid w:val="006F72E1"/>
    <w:rsid w:val="00711165"/>
    <w:rsid w:val="00756081"/>
    <w:rsid w:val="007A585A"/>
    <w:rsid w:val="007B383C"/>
    <w:rsid w:val="007C3C4F"/>
    <w:rsid w:val="0080265D"/>
    <w:rsid w:val="00852723"/>
    <w:rsid w:val="008747E2"/>
    <w:rsid w:val="008B50F9"/>
    <w:rsid w:val="00903451"/>
    <w:rsid w:val="0093030B"/>
    <w:rsid w:val="009744D9"/>
    <w:rsid w:val="009F7FCF"/>
    <w:rsid w:val="00A04D38"/>
    <w:rsid w:val="00A051DF"/>
    <w:rsid w:val="00A35339"/>
    <w:rsid w:val="00A35B1C"/>
    <w:rsid w:val="00A5614B"/>
    <w:rsid w:val="00A91ECF"/>
    <w:rsid w:val="00A95336"/>
    <w:rsid w:val="00A95A91"/>
    <w:rsid w:val="00AA3738"/>
    <w:rsid w:val="00AC69B2"/>
    <w:rsid w:val="00B270D5"/>
    <w:rsid w:val="00BC7AE5"/>
    <w:rsid w:val="00C30A3C"/>
    <w:rsid w:val="00C7129C"/>
    <w:rsid w:val="00CA1676"/>
    <w:rsid w:val="00CA6D98"/>
    <w:rsid w:val="00CC19D2"/>
    <w:rsid w:val="00CD0649"/>
    <w:rsid w:val="00CD2999"/>
    <w:rsid w:val="00CD7EA7"/>
    <w:rsid w:val="00CF585D"/>
    <w:rsid w:val="00D41B59"/>
    <w:rsid w:val="00D454E1"/>
    <w:rsid w:val="00D66687"/>
    <w:rsid w:val="00D756F1"/>
    <w:rsid w:val="00D84FEF"/>
    <w:rsid w:val="00D94BD2"/>
    <w:rsid w:val="00DB3763"/>
    <w:rsid w:val="00DE5363"/>
    <w:rsid w:val="00E33D75"/>
    <w:rsid w:val="00E44C65"/>
    <w:rsid w:val="00E54086"/>
    <w:rsid w:val="00E76DA3"/>
    <w:rsid w:val="00EB0E81"/>
    <w:rsid w:val="00EE713D"/>
    <w:rsid w:val="00F33EDF"/>
    <w:rsid w:val="00FB24F8"/>
    <w:rsid w:val="00FE2FD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69AD5"/>
  <w15:docId w15:val="{F33B928D-F4BF-4EC1-BE83-B483F18B3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elvetica Neue" w:eastAsia="SimSun" w:hAnsi="Helvetica Neue" w:cs="Helvetica Neue"/>
        <w:sz w:val="22"/>
        <w:szCs w:val="22"/>
        <w:lang w:val="en-GB"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75"/>
      <w:ind w:left="660"/>
      <w:outlineLvl w:val="0"/>
    </w:pPr>
    <w:rPr>
      <w:sz w:val="60"/>
      <w:szCs w:val="60"/>
    </w:rPr>
  </w:style>
  <w:style w:type="paragraph" w:styleId="Heading2">
    <w:name w:val="heading 2"/>
    <w:basedOn w:val="Normal"/>
    <w:next w:val="Normal"/>
    <w:uiPriority w:val="9"/>
    <w:unhideWhenUsed/>
    <w:qFormat/>
    <w:pPr>
      <w:spacing w:before="219"/>
      <w:ind w:left="660"/>
      <w:outlineLvl w:val="1"/>
    </w:pPr>
    <w:rPr>
      <w:rFonts w:ascii="Gill Sans" w:eastAsia="Gill Sans" w:hAnsi="Gill Sans" w:cs="Gill Sans"/>
      <w:sz w:val="40"/>
      <w:szCs w:val="40"/>
    </w:rPr>
  </w:style>
  <w:style w:type="paragraph" w:styleId="Heading3">
    <w:name w:val="heading 3"/>
    <w:basedOn w:val="Normal"/>
    <w:next w:val="Normal"/>
    <w:uiPriority w:val="9"/>
    <w:unhideWhenUsed/>
    <w:qFormat/>
    <w:pPr>
      <w:spacing w:before="100"/>
      <w:ind w:left="728"/>
      <w:outlineLvl w:val="2"/>
    </w:pPr>
    <w:rPr>
      <w:rFonts w:ascii="Gill Sans" w:eastAsia="Gill Sans" w:hAnsi="Gill Sans" w:cs="Gill Sans"/>
      <w:sz w:val="34"/>
      <w:szCs w:val="34"/>
    </w:rPr>
  </w:style>
  <w:style w:type="paragraph" w:styleId="Heading4">
    <w:name w:val="heading 4"/>
    <w:basedOn w:val="Normal"/>
    <w:next w:val="Normal"/>
    <w:uiPriority w:val="9"/>
    <w:unhideWhenUsed/>
    <w:qFormat/>
    <w:pPr>
      <w:spacing w:before="234"/>
      <w:ind w:left="120" w:right="547"/>
      <w:outlineLvl w:val="3"/>
    </w:pPr>
    <w:rPr>
      <w:rFonts w:ascii="Arial" w:eastAsia="Arial" w:hAnsi="Arial" w:cs="Arial"/>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unhideWhenUsed/>
    <w:qFormat/>
    <w:pPr>
      <w:keepNext/>
      <w:keepLines/>
      <w:jc w:val="center"/>
      <w:outlineLvl w:val="5"/>
    </w:pPr>
    <w:rPr>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after="80"/>
      <w:jc w:val="center"/>
    </w:pPr>
    <w:rPr>
      <w:rFonts w:ascii="Calibri" w:eastAsia="Calibri" w:hAnsi="Calibri" w:cs="Calibri"/>
      <w:i/>
      <w:color w:val="666666"/>
      <w:sz w:val="16"/>
      <w:szCs w:val="1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0C734E"/>
    <w:pPr>
      <w:spacing w:after="100"/>
    </w:pPr>
  </w:style>
  <w:style w:type="paragraph" w:styleId="TOC2">
    <w:name w:val="toc 2"/>
    <w:basedOn w:val="Normal"/>
    <w:next w:val="Normal"/>
    <w:autoRedefine/>
    <w:uiPriority w:val="39"/>
    <w:unhideWhenUsed/>
    <w:rsid w:val="000C734E"/>
    <w:pPr>
      <w:spacing w:after="100"/>
      <w:ind w:left="220"/>
    </w:pPr>
  </w:style>
  <w:style w:type="character" w:styleId="Hyperlink">
    <w:name w:val="Hyperlink"/>
    <w:basedOn w:val="DefaultParagraphFont"/>
    <w:uiPriority w:val="99"/>
    <w:unhideWhenUsed/>
    <w:rsid w:val="000C734E"/>
    <w:rPr>
      <w:color w:val="0000FF" w:themeColor="hyperlink"/>
      <w:u w:val="single"/>
    </w:rPr>
  </w:style>
  <w:style w:type="paragraph" w:styleId="TOCHeading">
    <w:name w:val="TOC Heading"/>
    <w:basedOn w:val="Heading1"/>
    <w:next w:val="Normal"/>
    <w:uiPriority w:val="39"/>
    <w:unhideWhenUsed/>
    <w:qFormat/>
    <w:rsid w:val="000C734E"/>
    <w:pPr>
      <w:keepNext/>
      <w:keepLines/>
      <w:widowControl/>
      <w:spacing w:before="240" w:line="259" w:lineRule="auto"/>
      <w:ind w:left="0"/>
      <w:outlineLvl w:val="9"/>
    </w:pPr>
    <w:rPr>
      <w:rFonts w:asciiTheme="majorHAnsi" w:eastAsiaTheme="majorEastAsia" w:hAnsiTheme="majorHAnsi" w:cstheme="majorBidi"/>
      <w:color w:val="365F91" w:themeColor="accent1" w:themeShade="BF"/>
      <w:sz w:val="32"/>
      <w:szCs w:val="32"/>
      <w:lang w:val="en-US" w:eastAsia="en-US"/>
    </w:rPr>
  </w:style>
  <w:style w:type="paragraph" w:styleId="TOC3">
    <w:name w:val="toc 3"/>
    <w:basedOn w:val="Normal"/>
    <w:next w:val="Normal"/>
    <w:autoRedefine/>
    <w:uiPriority w:val="39"/>
    <w:unhideWhenUsed/>
    <w:rsid w:val="000C734E"/>
    <w:pPr>
      <w:spacing w:after="100"/>
      <w:ind w:left="440"/>
    </w:pPr>
  </w:style>
  <w:style w:type="paragraph" w:styleId="ListParagraph">
    <w:name w:val="List Paragraph"/>
    <w:basedOn w:val="Normal"/>
    <w:uiPriority w:val="34"/>
    <w:qFormat/>
    <w:rsid w:val="00331988"/>
    <w:pPr>
      <w:ind w:left="720"/>
      <w:contextualSpacing/>
    </w:pPr>
  </w:style>
  <w:style w:type="character" w:styleId="UnresolvedMention">
    <w:name w:val="Unresolved Mention"/>
    <w:basedOn w:val="DefaultParagraphFont"/>
    <w:uiPriority w:val="99"/>
    <w:semiHidden/>
    <w:unhideWhenUsed/>
    <w:rsid w:val="002C257F"/>
    <w:rPr>
      <w:color w:val="605E5C"/>
      <w:shd w:val="clear" w:color="auto" w:fill="E1DFDD"/>
    </w:rPr>
  </w:style>
  <w:style w:type="paragraph" w:styleId="Revision">
    <w:name w:val="Revision"/>
    <w:hidden/>
    <w:uiPriority w:val="99"/>
    <w:semiHidden/>
    <w:rsid w:val="00CD0649"/>
    <w:pPr>
      <w:widowControl/>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footer" Target="footer2.xml"/><Relationship Id="rId26" Type="http://schemas.openxmlformats.org/officeDocument/2006/relationships/hyperlink" Target="https://en.cppreference.com/w/cpp/language/abstract_class" TargetMode="External"/><Relationship Id="rId3" Type="http://schemas.openxmlformats.org/officeDocument/2006/relationships/styles" Target="styles.xml"/><Relationship Id="rId21" Type="http://schemas.openxmlformats.org/officeDocument/2006/relationships/hyperlink" Target="https://dev.epicgames.com/documentation/en-us/unreal-engine/data-assets-in-unreal-engin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yperlink" Target="https://stackoverflow.com/questions/12854778/abstract-class-vs-interface-in-c" TargetMode="External"/><Relationship Id="rId32" Type="http://schemas.openxmlformats.org/officeDocument/2006/relationships/image" Target="media/image9.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s://forums.unrealengine.com/t/why-use-data-assets/726093/4"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Colors" Target="diagrams/colors1.xml"/><Relationship Id="rId22" Type="http://schemas.openxmlformats.org/officeDocument/2006/relationships/hyperlink" Target="http://forums.unrealengine.com/t/how-do-you-work-with-one-time-events-that-happen-once-in-the-whole-game/642719/6" TargetMode="External"/><Relationship Id="rId27" Type="http://schemas.openxmlformats.org/officeDocument/2006/relationships/hyperlink" Target="https://forums.unrealengine.com/t/singleton-pattern-in-c/430452" TargetMode="External"/><Relationship Id="rId30" Type="http://schemas.openxmlformats.org/officeDocument/2006/relationships/image" Target="media/image7.png"/><Relationship Id="rId35" Type="http://schemas.microsoft.com/office/2011/relationships/people" Target="people.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7271FF0-1A7D-41B4-82C4-EF51ED69BCB9}"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SG"/>
        </a:p>
      </dgm:t>
    </dgm:pt>
    <dgm:pt modelId="{F1533AD3-F631-413F-A352-F92E28F03525}">
      <dgm:prSet/>
      <dgm:spPr/>
      <dgm:t>
        <a:bodyPr/>
        <a:lstStyle/>
        <a:p>
          <a:r>
            <a:rPr lang="en-GB">
              <a:solidFill>
                <a:schemeClr val="bg1"/>
              </a:solidFill>
            </a:rPr>
            <a:t>Enemy</a:t>
          </a:r>
          <a:endParaRPr lang="en-SG">
            <a:solidFill>
              <a:schemeClr val="bg1"/>
            </a:solidFill>
          </a:endParaRPr>
        </a:p>
      </dgm:t>
    </dgm:pt>
    <dgm:pt modelId="{06CA64FA-C022-4BB9-A830-11EFB4663388}" type="parTrans" cxnId="{91A7F74D-B4A6-48E6-8EBD-2E5F068FA5E1}">
      <dgm:prSet/>
      <dgm:spPr/>
      <dgm:t>
        <a:bodyPr/>
        <a:lstStyle/>
        <a:p>
          <a:endParaRPr lang="en-SG">
            <a:solidFill>
              <a:schemeClr val="bg1"/>
            </a:solidFill>
          </a:endParaRPr>
        </a:p>
      </dgm:t>
    </dgm:pt>
    <dgm:pt modelId="{C81F6A39-8CC4-422A-8ACB-DE9EC3188BF9}" type="sibTrans" cxnId="{91A7F74D-B4A6-48E6-8EBD-2E5F068FA5E1}">
      <dgm:prSet/>
      <dgm:spPr/>
      <dgm:t>
        <a:bodyPr/>
        <a:lstStyle/>
        <a:p>
          <a:endParaRPr lang="en-SG">
            <a:solidFill>
              <a:schemeClr val="bg1"/>
            </a:solidFill>
          </a:endParaRPr>
        </a:p>
      </dgm:t>
    </dgm:pt>
    <dgm:pt modelId="{5D0742E4-C10D-4B42-8ACD-0505B4FBFE09}">
      <dgm:prSet/>
      <dgm:spPr/>
      <dgm:t>
        <a:bodyPr/>
        <a:lstStyle/>
        <a:p>
          <a:r>
            <a:rPr lang="en-GB">
              <a:solidFill>
                <a:schemeClr val="bg1"/>
              </a:solidFill>
            </a:rPr>
            <a:t>Ally</a:t>
          </a:r>
          <a:endParaRPr lang="en-SG">
            <a:solidFill>
              <a:schemeClr val="bg1"/>
            </a:solidFill>
          </a:endParaRPr>
        </a:p>
      </dgm:t>
    </dgm:pt>
    <dgm:pt modelId="{8268B8DD-7ADA-4A74-943A-C072AACCD3A2}" type="parTrans" cxnId="{76FAF655-5090-494F-8A21-9C1805287486}">
      <dgm:prSet/>
      <dgm:spPr/>
      <dgm:t>
        <a:bodyPr/>
        <a:lstStyle/>
        <a:p>
          <a:endParaRPr lang="en-SG">
            <a:solidFill>
              <a:schemeClr val="bg1"/>
            </a:solidFill>
          </a:endParaRPr>
        </a:p>
      </dgm:t>
    </dgm:pt>
    <dgm:pt modelId="{9C30BBA9-2375-4035-AF55-D24019B6C635}" type="sibTrans" cxnId="{76FAF655-5090-494F-8A21-9C1805287486}">
      <dgm:prSet/>
      <dgm:spPr/>
      <dgm:t>
        <a:bodyPr/>
        <a:lstStyle/>
        <a:p>
          <a:endParaRPr lang="en-SG">
            <a:solidFill>
              <a:schemeClr val="bg1"/>
            </a:solidFill>
          </a:endParaRPr>
        </a:p>
      </dgm:t>
    </dgm:pt>
    <dgm:pt modelId="{7EA7650A-D449-4253-81FB-C16484AD82B5}">
      <dgm:prSet/>
      <dgm:spPr/>
      <dgm:t>
        <a:bodyPr/>
        <a:lstStyle/>
        <a:p>
          <a:r>
            <a:rPr lang="en-GB">
              <a:solidFill>
                <a:schemeClr val="bg1"/>
              </a:solidFill>
            </a:rPr>
            <a:t>Game system</a:t>
          </a:r>
          <a:endParaRPr lang="en-SG">
            <a:solidFill>
              <a:schemeClr val="bg1"/>
            </a:solidFill>
          </a:endParaRPr>
        </a:p>
      </dgm:t>
    </dgm:pt>
    <dgm:pt modelId="{FD1E8E9A-34A4-4DB7-B26D-6052552110A2}" type="parTrans" cxnId="{2672E2A7-3C39-47A6-8B45-B8354DFF5051}">
      <dgm:prSet/>
      <dgm:spPr/>
      <dgm:t>
        <a:bodyPr/>
        <a:lstStyle/>
        <a:p>
          <a:endParaRPr lang="en-SG">
            <a:solidFill>
              <a:schemeClr val="bg1"/>
            </a:solidFill>
          </a:endParaRPr>
        </a:p>
      </dgm:t>
    </dgm:pt>
    <dgm:pt modelId="{865B2EFA-FAC1-4E00-A0F3-BCF23E9A748B}" type="sibTrans" cxnId="{2672E2A7-3C39-47A6-8B45-B8354DFF5051}">
      <dgm:prSet/>
      <dgm:spPr/>
      <dgm:t>
        <a:bodyPr/>
        <a:lstStyle/>
        <a:p>
          <a:endParaRPr lang="en-SG">
            <a:solidFill>
              <a:schemeClr val="bg1"/>
            </a:solidFill>
          </a:endParaRPr>
        </a:p>
      </dgm:t>
    </dgm:pt>
    <dgm:pt modelId="{379C1FA8-DC7F-4414-BE12-062F51FE40DB}">
      <dgm:prSet/>
      <dgm:spPr/>
      <dgm:t>
        <a:bodyPr/>
        <a:lstStyle/>
        <a:p>
          <a:r>
            <a:rPr lang="en-GB">
              <a:solidFill>
                <a:schemeClr val="bg1"/>
              </a:solidFill>
            </a:rPr>
            <a:t>Loot chests</a:t>
          </a:r>
          <a:endParaRPr lang="en-SG">
            <a:solidFill>
              <a:schemeClr val="bg1"/>
            </a:solidFill>
          </a:endParaRPr>
        </a:p>
      </dgm:t>
    </dgm:pt>
    <dgm:pt modelId="{409B268C-BEC6-4049-9D0F-DE5FDCDA7CC1}" type="parTrans" cxnId="{914BCBF7-5BCC-4CFC-9460-88928B8E9928}">
      <dgm:prSet/>
      <dgm:spPr/>
      <dgm:t>
        <a:bodyPr/>
        <a:lstStyle/>
        <a:p>
          <a:endParaRPr lang="en-SG">
            <a:solidFill>
              <a:schemeClr val="bg1"/>
            </a:solidFill>
          </a:endParaRPr>
        </a:p>
      </dgm:t>
    </dgm:pt>
    <dgm:pt modelId="{E32A7E52-E1F1-4CED-99F4-7768F8A4C979}" type="sibTrans" cxnId="{914BCBF7-5BCC-4CFC-9460-88928B8E9928}">
      <dgm:prSet/>
      <dgm:spPr/>
      <dgm:t>
        <a:bodyPr/>
        <a:lstStyle/>
        <a:p>
          <a:endParaRPr lang="en-SG">
            <a:solidFill>
              <a:schemeClr val="bg1"/>
            </a:solidFill>
          </a:endParaRPr>
        </a:p>
      </dgm:t>
    </dgm:pt>
    <dgm:pt modelId="{21ABEE33-24F7-4F38-BFBE-CADD47D05DAD}">
      <dgm:prSet/>
      <dgm:spPr/>
      <dgm:t>
        <a:bodyPr/>
        <a:lstStyle/>
        <a:p>
          <a:r>
            <a:rPr lang="en-GB">
              <a:solidFill>
                <a:schemeClr val="bg1"/>
              </a:solidFill>
            </a:rPr>
            <a:t>menu/ pause screen</a:t>
          </a:r>
          <a:endParaRPr lang="en-SG">
            <a:solidFill>
              <a:schemeClr val="bg1"/>
            </a:solidFill>
          </a:endParaRPr>
        </a:p>
      </dgm:t>
    </dgm:pt>
    <dgm:pt modelId="{21717FF6-3024-425F-900A-D5CE72DF7E51}" type="parTrans" cxnId="{BD05A6BE-13B1-4AA4-B2C0-DD61BF1FF5FA}">
      <dgm:prSet/>
      <dgm:spPr/>
      <dgm:t>
        <a:bodyPr/>
        <a:lstStyle/>
        <a:p>
          <a:endParaRPr lang="en-SG">
            <a:solidFill>
              <a:schemeClr val="bg1"/>
            </a:solidFill>
          </a:endParaRPr>
        </a:p>
      </dgm:t>
    </dgm:pt>
    <dgm:pt modelId="{97B4BCA9-E25D-4450-A71F-9D00AB066FFD}" type="sibTrans" cxnId="{BD05A6BE-13B1-4AA4-B2C0-DD61BF1FF5FA}">
      <dgm:prSet/>
      <dgm:spPr/>
      <dgm:t>
        <a:bodyPr/>
        <a:lstStyle/>
        <a:p>
          <a:endParaRPr lang="en-SG">
            <a:solidFill>
              <a:schemeClr val="bg1"/>
            </a:solidFill>
          </a:endParaRPr>
        </a:p>
      </dgm:t>
    </dgm:pt>
    <dgm:pt modelId="{EE8873E3-5C7E-44F1-BD31-A0045364B14D}">
      <dgm:prSet/>
      <dgm:spPr/>
      <dgm:t>
        <a:bodyPr/>
        <a:lstStyle/>
        <a:p>
          <a:r>
            <a:rPr lang="en-GB">
              <a:solidFill>
                <a:schemeClr val="bg1"/>
              </a:solidFill>
            </a:rPr>
            <a:t>  drop from sky</a:t>
          </a:r>
          <a:endParaRPr lang="en-SG">
            <a:solidFill>
              <a:schemeClr val="bg1"/>
            </a:solidFill>
          </a:endParaRPr>
        </a:p>
      </dgm:t>
    </dgm:pt>
    <dgm:pt modelId="{52F91F36-C899-4CC0-9742-C3957707A473}" type="parTrans" cxnId="{1D6EF776-3C26-4A4B-933F-BAD41A2C769C}">
      <dgm:prSet/>
      <dgm:spPr/>
      <dgm:t>
        <a:bodyPr/>
        <a:lstStyle/>
        <a:p>
          <a:endParaRPr lang="en-SG">
            <a:solidFill>
              <a:schemeClr val="bg1"/>
            </a:solidFill>
          </a:endParaRPr>
        </a:p>
      </dgm:t>
    </dgm:pt>
    <dgm:pt modelId="{308299E1-7193-41C0-AD96-6CD5DC34A83D}" type="sibTrans" cxnId="{1D6EF776-3C26-4A4B-933F-BAD41A2C769C}">
      <dgm:prSet/>
      <dgm:spPr/>
      <dgm:t>
        <a:bodyPr/>
        <a:lstStyle/>
        <a:p>
          <a:endParaRPr lang="en-SG">
            <a:solidFill>
              <a:schemeClr val="bg1"/>
            </a:solidFill>
          </a:endParaRPr>
        </a:p>
      </dgm:t>
    </dgm:pt>
    <dgm:pt modelId="{8EDE4BE9-506A-46CB-828F-80DF17B306BF}">
      <dgm:prSet/>
      <dgm:spPr/>
      <dgm:t>
        <a:bodyPr/>
        <a:lstStyle/>
        <a:p>
          <a:r>
            <a:rPr lang="en-GB">
              <a:solidFill>
                <a:schemeClr val="bg1"/>
              </a:solidFill>
            </a:rPr>
            <a:t>  survive as long possible bs</a:t>
          </a:r>
          <a:endParaRPr lang="en-SG">
            <a:solidFill>
              <a:schemeClr val="bg1"/>
            </a:solidFill>
          </a:endParaRPr>
        </a:p>
      </dgm:t>
    </dgm:pt>
    <dgm:pt modelId="{3ACB6FAB-1400-4015-820F-0BB400D6ED89}" type="parTrans" cxnId="{FF440D50-8A33-4FCE-A6BC-607663D21B69}">
      <dgm:prSet/>
      <dgm:spPr/>
      <dgm:t>
        <a:bodyPr/>
        <a:lstStyle/>
        <a:p>
          <a:endParaRPr lang="en-SG">
            <a:solidFill>
              <a:schemeClr val="bg1"/>
            </a:solidFill>
          </a:endParaRPr>
        </a:p>
      </dgm:t>
    </dgm:pt>
    <dgm:pt modelId="{A526D4D8-75CB-4F83-A193-B3898ADDCBD9}" type="sibTrans" cxnId="{FF440D50-8A33-4FCE-A6BC-607663D21B69}">
      <dgm:prSet/>
      <dgm:spPr/>
      <dgm:t>
        <a:bodyPr/>
        <a:lstStyle/>
        <a:p>
          <a:endParaRPr lang="en-SG">
            <a:solidFill>
              <a:schemeClr val="bg1"/>
            </a:solidFill>
          </a:endParaRPr>
        </a:p>
      </dgm:t>
    </dgm:pt>
    <dgm:pt modelId="{226165F9-25BA-4503-928C-AB23D3D037A2}">
      <dgm:prSet/>
      <dgm:spPr/>
      <dgm:t>
        <a:bodyPr/>
        <a:lstStyle/>
        <a:p>
          <a:r>
            <a:rPr lang="en-GB">
              <a:solidFill>
                <a:schemeClr val="bg1"/>
              </a:solidFill>
            </a:rPr>
            <a:t>enemy but friendly</a:t>
          </a:r>
          <a:endParaRPr lang="en-SG">
            <a:solidFill>
              <a:schemeClr val="bg1"/>
            </a:solidFill>
          </a:endParaRPr>
        </a:p>
      </dgm:t>
    </dgm:pt>
    <dgm:pt modelId="{15F5347A-FAA9-4FA6-9973-D0DC82F9CD49}" type="parTrans" cxnId="{AE482530-D5B3-4FB5-B9C5-4E5AFCF6EB29}">
      <dgm:prSet/>
      <dgm:spPr/>
      <dgm:t>
        <a:bodyPr/>
        <a:lstStyle/>
        <a:p>
          <a:endParaRPr lang="en-SG">
            <a:solidFill>
              <a:schemeClr val="bg1"/>
            </a:solidFill>
          </a:endParaRPr>
        </a:p>
      </dgm:t>
    </dgm:pt>
    <dgm:pt modelId="{3DC62BA4-AF13-4FC2-8AB2-609BB9D12501}" type="sibTrans" cxnId="{AE482530-D5B3-4FB5-B9C5-4E5AFCF6EB29}">
      <dgm:prSet/>
      <dgm:spPr/>
      <dgm:t>
        <a:bodyPr/>
        <a:lstStyle/>
        <a:p>
          <a:endParaRPr lang="en-SG">
            <a:solidFill>
              <a:schemeClr val="bg1"/>
            </a:solidFill>
          </a:endParaRPr>
        </a:p>
      </dgm:t>
    </dgm:pt>
    <dgm:pt modelId="{7D6D0F4E-7B41-4005-944A-F13EC0E38B2C}">
      <dgm:prSet/>
      <dgm:spPr/>
      <dgm:t>
        <a:bodyPr/>
        <a:lstStyle/>
        <a:p>
          <a:r>
            <a:rPr lang="en-GB">
              <a:solidFill>
                <a:schemeClr val="bg1"/>
              </a:solidFill>
            </a:rPr>
            <a:t> attacks player when see</a:t>
          </a:r>
          <a:endParaRPr lang="en-SG">
            <a:solidFill>
              <a:schemeClr val="bg1"/>
            </a:solidFill>
          </a:endParaRPr>
        </a:p>
      </dgm:t>
    </dgm:pt>
    <dgm:pt modelId="{4D720EE2-678D-4D21-BE78-7B18B804A838}" type="parTrans" cxnId="{E9C1386E-6DD8-4B08-9BF6-CC40707A5B5B}">
      <dgm:prSet/>
      <dgm:spPr/>
      <dgm:t>
        <a:bodyPr/>
        <a:lstStyle/>
        <a:p>
          <a:endParaRPr lang="en-SG">
            <a:solidFill>
              <a:schemeClr val="bg1"/>
            </a:solidFill>
          </a:endParaRPr>
        </a:p>
      </dgm:t>
    </dgm:pt>
    <dgm:pt modelId="{9BD3560F-01DE-431D-AFF1-026A29745C2B}" type="sibTrans" cxnId="{E9C1386E-6DD8-4B08-9BF6-CC40707A5B5B}">
      <dgm:prSet/>
      <dgm:spPr/>
      <dgm:t>
        <a:bodyPr/>
        <a:lstStyle/>
        <a:p>
          <a:endParaRPr lang="en-SG">
            <a:solidFill>
              <a:schemeClr val="bg1"/>
            </a:solidFill>
          </a:endParaRPr>
        </a:p>
      </dgm:t>
    </dgm:pt>
    <dgm:pt modelId="{09D077FE-B3A1-461D-804F-8A7B9A28C761}">
      <dgm:prSet phldrT="[Text]"/>
      <dgm:spPr/>
      <dgm:t>
        <a:bodyPr/>
        <a:lstStyle/>
        <a:p>
          <a:r>
            <a:rPr lang="en-GB">
              <a:solidFill>
                <a:schemeClr val="bg1"/>
              </a:solidFill>
            </a:rPr>
            <a:t> weapon</a:t>
          </a:r>
          <a:endParaRPr lang="en-SG">
            <a:solidFill>
              <a:schemeClr val="bg1"/>
            </a:solidFill>
          </a:endParaRPr>
        </a:p>
      </dgm:t>
    </dgm:pt>
    <dgm:pt modelId="{CA841B20-F5E1-47AB-9A60-FDA5E8C72C6F}" type="parTrans" cxnId="{08DC5542-E76D-47D8-8EEA-24F88BF7A570}">
      <dgm:prSet/>
      <dgm:spPr/>
      <dgm:t>
        <a:bodyPr/>
        <a:lstStyle/>
        <a:p>
          <a:endParaRPr lang="en-SG"/>
        </a:p>
      </dgm:t>
    </dgm:pt>
    <dgm:pt modelId="{4FE1D125-68C1-4258-803E-3E8C6391E9FC}" type="sibTrans" cxnId="{08DC5542-E76D-47D8-8EEA-24F88BF7A570}">
      <dgm:prSet/>
      <dgm:spPr/>
      <dgm:t>
        <a:bodyPr/>
        <a:lstStyle/>
        <a:p>
          <a:endParaRPr lang="en-SG"/>
        </a:p>
      </dgm:t>
    </dgm:pt>
    <dgm:pt modelId="{C0E4E19B-2408-43F5-B5F3-C99D3CD4FE3B}">
      <dgm:prSet/>
      <dgm:spPr/>
      <dgm:t>
        <a:bodyPr/>
        <a:lstStyle/>
        <a:p>
          <a:r>
            <a:rPr lang="en-GB">
              <a:solidFill>
                <a:schemeClr val="bg1"/>
              </a:solidFill>
            </a:rPr>
            <a:t>Knife</a:t>
          </a:r>
          <a:endParaRPr lang="en-SG">
            <a:solidFill>
              <a:schemeClr val="bg1"/>
            </a:solidFill>
          </a:endParaRPr>
        </a:p>
      </dgm:t>
    </dgm:pt>
    <dgm:pt modelId="{66D66948-ED88-495B-9DE1-AF5DC7F3C74B}" type="parTrans" cxnId="{374B8E58-8AF9-4581-9823-D40C5F8D5B70}">
      <dgm:prSet/>
      <dgm:spPr/>
      <dgm:t>
        <a:bodyPr/>
        <a:lstStyle/>
        <a:p>
          <a:endParaRPr lang="en-SG"/>
        </a:p>
      </dgm:t>
    </dgm:pt>
    <dgm:pt modelId="{C5B59E51-387E-45CF-9972-DC28D5DC8498}" type="sibTrans" cxnId="{374B8E58-8AF9-4581-9823-D40C5F8D5B70}">
      <dgm:prSet/>
      <dgm:spPr/>
      <dgm:t>
        <a:bodyPr/>
        <a:lstStyle/>
        <a:p>
          <a:endParaRPr lang="en-SG"/>
        </a:p>
      </dgm:t>
    </dgm:pt>
    <dgm:pt modelId="{A83924C4-670A-4FA9-8843-BF976579BC99}">
      <dgm:prSet/>
      <dgm:spPr/>
      <dgm:t>
        <a:bodyPr/>
        <a:lstStyle/>
        <a:p>
          <a:r>
            <a:rPr lang="en-SG">
              <a:solidFill>
                <a:schemeClr val="bg1"/>
              </a:solidFill>
            </a:rPr>
            <a:t>items</a:t>
          </a:r>
        </a:p>
      </dgm:t>
    </dgm:pt>
    <dgm:pt modelId="{F33615D3-8CFB-4B97-BA9B-5F6ED4F8028D}" type="parTrans" cxnId="{7596ACC1-66F9-4F99-948A-489F5AFFA34F}">
      <dgm:prSet/>
      <dgm:spPr/>
      <dgm:t>
        <a:bodyPr/>
        <a:lstStyle/>
        <a:p>
          <a:endParaRPr lang="en-SG"/>
        </a:p>
      </dgm:t>
    </dgm:pt>
    <dgm:pt modelId="{D6B77C20-86B8-473B-9D58-8321F07C8BF7}" type="sibTrans" cxnId="{7596ACC1-66F9-4F99-948A-489F5AFFA34F}">
      <dgm:prSet/>
      <dgm:spPr/>
      <dgm:t>
        <a:bodyPr/>
        <a:lstStyle/>
        <a:p>
          <a:endParaRPr lang="en-SG"/>
        </a:p>
      </dgm:t>
    </dgm:pt>
    <dgm:pt modelId="{FC6921BF-DA62-47DB-8B4E-64568291777B}">
      <dgm:prSet/>
      <dgm:spPr/>
      <dgm:t>
        <a:bodyPr/>
        <a:lstStyle/>
        <a:p>
          <a:r>
            <a:rPr lang="en-SG">
              <a:solidFill>
                <a:schemeClr val="bg1"/>
              </a:solidFill>
            </a:rPr>
            <a:t>crafting</a:t>
          </a:r>
        </a:p>
      </dgm:t>
    </dgm:pt>
    <dgm:pt modelId="{22A0170E-6131-46CC-B5E8-BD9381DFEF20}" type="parTrans" cxnId="{723F1019-717E-47E4-BCF0-CD889CDA2E91}">
      <dgm:prSet/>
      <dgm:spPr/>
      <dgm:t>
        <a:bodyPr/>
        <a:lstStyle/>
        <a:p>
          <a:endParaRPr lang="en-SG"/>
        </a:p>
      </dgm:t>
    </dgm:pt>
    <dgm:pt modelId="{99225835-A747-41A6-816D-B2E931057B94}" type="sibTrans" cxnId="{723F1019-717E-47E4-BCF0-CD889CDA2E91}">
      <dgm:prSet/>
      <dgm:spPr/>
      <dgm:t>
        <a:bodyPr/>
        <a:lstStyle/>
        <a:p>
          <a:endParaRPr lang="en-SG"/>
        </a:p>
      </dgm:t>
    </dgm:pt>
    <dgm:pt modelId="{718EDF0E-8941-499C-BC52-F95AA7568E16}">
      <dgm:prSet/>
      <dgm:spPr/>
      <dgm:t>
        <a:bodyPr/>
        <a:lstStyle/>
        <a:p>
          <a:r>
            <a:rPr lang="en-SG">
              <a:solidFill>
                <a:schemeClr val="bg1"/>
              </a:solidFill>
            </a:rPr>
            <a:t>different items that modify enemy behaviour in favour of player?</a:t>
          </a:r>
        </a:p>
      </dgm:t>
    </dgm:pt>
    <dgm:pt modelId="{B9D0445A-B991-46EC-A0CE-C2DAA9A364FF}" type="parTrans" cxnId="{092A3E20-2323-478A-B3C7-F475B4B964AC}">
      <dgm:prSet/>
      <dgm:spPr/>
      <dgm:t>
        <a:bodyPr/>
        <a:lstStyle/>
        <a:p>
          <a:endParaRPr lang="en-SG"/>
        </a:p>
      </dgm:t>
    </dgm:pt>
    <dgm:pt modelId="{CC9DE9AD-FB65-4B43-9C8D-DEE6DECCB93A}" type="sibTrans" cxnId="{092A3E20-2323-478A-B3C7-F475B4B964AC}">
      <dgm:prSet/>
      <dgm:spPr/>
      <dgm:t>
        <a:bodyPr/>
        <a:lstStyle/>
        <a:p>
          <a:endParaRPr lang="en-SG"/>
        </a:p>
      </dgm:t>
    </dgm:pt>
    <dgm:pt modelId="{A1A2A570-804D-47CB-A9E5-B7B43992F711}">
      <dgm:prSet/>
      <dgm:spPr/>
      <dgm:t>
        <a:bodyPr/>
        <a:lstStyle/>
        <a:p>
          <a:r>
            <a:rPr lang="en-SG">
              <a:solidFill>
                <a:schemeClr val="bg1"/>
              </a:solidFill>
            </a:rPr>
            <a:t>materials for crafting</a:t>
          </a:r>
        </a:p>
      </dgm:t>
    </dgm:pt>
    <dgm:pt modelId="{53A228C9-8E36-4250-82C3-BAFC9CCCA2D2}" type="parTrans" cxnId="{72087D70-8D78-46B8-8A93-C3BD6EBA4BD4}">
      <dgm:prSet/>
      <dgm:spPr/>
      <dgm:t>
        <a:bodyPr/>
        <a:lstStyle/>
        <a:p>
          <a:endParaRPr lang="en-SG"/>
        </a:p>
      </dgm:t>
    </dgm:pt>
    <dgm:pt modelId="{518144A7-BD1B-4FAB-B975-0246A594AC12}" type="sibTrans" cxnId="{72087D70-8D78-46B8-8A93-C3BD6EBA4BD4}">
      <dgm:prSet/>
      <dgm:spPr/>
      <dgm:t>
        <a:bodyPr/>
        <a:lstStyle/>
        <a:p>
          <a:endParaRPr lang="en-SG"/>
        </a:p>
      </dgm:t>
    </dgm:pt>
    <dgm:pt modelId="{A8E31DDD-2BE5-465F-88E4-91FA98D65717}" type="pres">
      <dgm:prSet presAssocID="{A7271FF0-1A7D-41B4-82C4-EF51ED69BCB9}" presName="linear" presStyleCnt="0">
        <dgm:presLayoutVars>
          <dgm:animLvl val="lvl"/>
          <dgm:resizeHandles val="exact"/>
        </dgm:presLayoutVars>
      </dgm:prSet>
      <dgm:spPr/>
    </dgm:pt>
    <dgm:pt modelId="{73667ECF-8D37-499C-B680-EE30F08D51A5}" type="pres">
      <dgm:prSet presAssocID="{F1533AD3-F631-413F-A352-F92E28F03525}" presName="parentText" presStyleLbl="node1" presStyleIdx="0" presStyleCnt="8">
        <dgm:presLayoutVars>
          <dgm:chMax val="0"/>
          <dgm:bulletEnabled val="1"/>
        </dgm:presLayoutVars>
      </dgm:prSet>
      <dgm:spPr/>
    </dgm:pt>
    <dgm:pt modelId="{18C98B99-ABBE-4217-B0B4-502361D0228C}" type="pres">
      <dgm:prSet presAssocID="{F1533AD3-F631-413F-A352-F92E28F03525}" presName="childText" presStyleLbl="revTx" presStyleIdx="0" presStyleCnt="7">
        <dgm:presLayoutVars>
          <dgm:bulletEnabled val="1"/>
        </dgm:presLayoutVars>
      </dgm:prSet>
      <dgm:spPr/>
    </dgm:pt>
    <dgm:pt modelId="{1F324C15-17EC-4FE3-A906-0BC6A20E30E3}" type="pres">
      <dgm:prSet presAssocID="{5D0742E4-C10D-4B42-8ACD-0505B4FBFE09}" presName="parentText" presStyleLbl="node1" presStyleIdx="1" presStyleCnt="8" custLinFactNeighborX="427" custLinFactNeighborY="5057">
        <dgm:presLayoutVars>
          <dgm:chMax val="0"/>
          <dgm:bulletEnabled val="1"/>
        </dgm:presLayoutVars>
      </dgm:prSet>
      <dgm:spPr/>
    </dgm:pt>
    <dgm:pt modelId="{5744CE1A-DE56-4A09-8465-26CFD248B777}" type="pres">
      <dgm:prSet presAssocID="{5D0742E4-C10D-4B42-8ACD-0505B4FBFE09}" presName="childText" presStyleLbl="revTx" presStyleIdx="1" presStyleCnt="7" custScaleY="90909" custLinFactNeighborX="427" custLinFactNeighborY="3579">
        <dgm:presLayoutVars>
          <dgm:bulletEnabled val="1"/>
        </dgm:presLayoutVars>
      </dgm:prSet>
      <dgm:spPr/>
    </dgm:pt>
    <dgm:pt modelId="{409E2CB9-0042-4EE4-B961-618179814831}" type="pres">
      <dgm:prSet presAssocID="{C0E4E19B-2408-43F5-B5F3-C99D3CD4FE3B}" presName="parentText" presStyleLbl="node1" presStyleIdx="2" presStyleCnt="8">
        <dgm:presLayoutVars>
          <dgm:chMax val="0"/>
          <dgm:bulletEnabled val="1"/>
        </dgm:presLayoutVars>
      </dgm:prSet>
      <dgm:spPr/>
    </dgm:pt>
    <dgm:pt modelId="{019F2C7D-D7B0-4854-8B2B-741C8BDD043E}" type="pres">
      <dgm:prSet presAssocID="{C0E4E19B-2408-43F5-B5F3-C99D3CD4FE3B}" presName="childText" presStyleLbl="revTx" presStyleIdx="2" presStyleCnt="7">
        <dgm:presLayoutVars>
          <dgm:bulletEnabled val="1"/>
        </dgm:presLayoutVars>
      </dgm:prSet>
      <dgm:spPr/>
    </dgm:pt>
    <dgm:pt modelId="{B172781D-641A-4889-A977-4CCBA7E33CC6}" type="pres">
      <dgm:prSet presAssocID="{7EA7650A-D449-4253-81FB-C16484AD82B5}" presName="parentText" presStyleLbl="node1" presStyleIdx="3" presStyleCnt="8">
        <dgm:presLayoutVars>
          <dgm:chMax val="0"/>
          <dgm:bulletEnabled val="1"/>
        </dgm:presLayoutVars>
      </dgm:prSet>
      <dgm:spPr/>
    </dgm:pt>
    <dgm:pt modelId="{BA7C4285-2361-4474-8230-0B5D1E1FC236}" type="pres">
      <dgm:prSet presAssocID="{7EA7650A-D449-4253-81FB-C16484AD82B5}" presName="childText" presStyleLbl="revTx" presStyleIdx="3" presStyleCnt="7">
        <dgm:presLayoutVars>
          <dgm:bulletEnabled val="1"/>
        </dgm:presLayoutVars>
      </dgm:prSet>
      <dgm:spPr/>
    </dgm:pt>
    <dgm:pt modelId="{63C6043B-6EB6-4634-9F5A-A88D70E7F809}" type="pres">
      <dgm:prSet presAssocID="{379C1FA8-DC7F-4414-BE12-062F51FE40DB}" presName="parentText" presStyleLbl="node1" presStyleIdx="4" presStyleCnt="8">
        <dgm:presLayoutVars>
          <dgm:chMax val="0"/>
          <dgm:bulletEnabled val="1"/>
        </dgm:presLayoutVars>
      </dgm:prSet>
      <dgm:spPr/>
    </dgm:pt>
    <dgm:pt modelId="{758F52D2-0FF8-4A92-BC79-EB0E131CC9C4}" type="pres">
      <dgm:prSet presAssocID="{379C1FA8-DC7F-4414-BE12-062F51FE40DB}" presName="childText" presStyleLbl="revTx" presStyleIdx="4" presStyleCnt="7">
        <dgm:presLayoutVars>
          <dgm:bulletEnabled val="1"/>
        </dgm:presLayoutVars>
      </dgm:prSet>
      <dgm:spPr/>
    </dgm:pt>
    <dgm:pt modelId="{4A41384E-C5E3-4E71-8477-953C6DFADBFB}" type="pres">
      <dgm:prSet presAssocID="{21ABEE33-24F7-4F38-BFBE-CADD47D05DAD}" presName="parentText" presStyleLbl="node1" presStyleIdx="5" presStyleCnt="8">
        <dgm:presLayoutVars>
          <dgm:chMax val="0"/>
          <dgm:bulletEnabled val="1"/>
        </dgm:presLayoutVars>
      </dgm:prSet>
      <dgm:spPr/>
    </dgm:pt>
    <dgm:pt modelId="{BABB84ED-173D-4964-B3AF-140EAB9220EF}" type="pres">
      <dgm:prSet presAssocID="{97B4BCA9-E25D-4450-A71F-9D00AB066FFD}" presName="spacer" presStyleCnt="0"/>
      <dgm:spPr/>
    </dgm:pt>
    <dgm:pt modelId="{6852D3E6-D8B6-4922-B5DF-CA3517C4FE76}" type="pres">
      <dgm:prSet presAssocID="{A83924C4-670A-4FA9-8843-BF976579BC99}" presName="parentText" presStyleLbl="node1" presStyleIdx="6" presStyleCnt="8">
        <dgm:presLayoutVars>
          <dgm:chMax val="0"/>
          <dgm:bulletEnabled val="1"/>
        </dgm:presLayoutVars>
      </dgm:prSet>
      <dgm:spPr/>
    </dgm:pt>
    <dgm:pt modelId="{6CE01EA2-D551-4F6A-BB75-B9C780F3ABD7}" type="pres">
      <dgm:prSet presAssocID="{A83924C4-670A-4FA9-8843-BF976579BC99}" presName="childText" presStyleLbl="revTx" presStyleIdx="5" presStyleCnt="7">
        <dgm:presLayoutVars>
          <dgm:bulletEnabled val="1"/>
        </dgm:presLayoutVars>
      </dgm:prSet>
      <dgm:spPr/>
    </dgm:pt>
    <dgm:pt modelId="{89C07D86-5DC6-4DEE-B6E2-AEBF011310E4}" type="pres">
      <dgm:prSet presAssocID="{FC6921BF-DA62-47DB-8B4E-64568291777B}" presName="parentText" presStyleLbl="node1" presStyleIdx="7" presStyleCnt="8">
        <dgm:presLayoutVars>
          <dgm:chMax val="0"/>
          <dgm:bulletEnabled val="1"/>
        </dgm:presLayoutVars>
      </dgm:prSet>
      <dgm:spPr/>
    </dgm:pt>
    <dgm:pt modelId="{44BA4A84-FF80-4764-AE24-ED08B8B9A35D}" type="pres">
      <dgm:prSet presAssocID="{FC6921BF-DA62-47DB-8B4E-64568291777B}" presName="childText" presStyleLbl="revTx" presStyleIdx="6" presStyleCnt="7">
        <dgm:presLayoutVars>
          <dgm:bulletEnabled val="1"/>
        </dgm:presLayoutVars>
      </dgm:prSet>
      <dgm:spPr/>
    </dgm:pt>
  </dgm:ptLst>
  <dgm:cxnLst>
    <dgm:cxn modelId="{8291DD09-E0C4-40B8-A6D7-F2972BA3F93B}" type="presOf" srcId="{226165F9-25BA-4503-928C-AB23D3D037A2}" destId="{5744CE1A-DE56-4A09-8465-26CFD248B777}" srcOrd="0" destOrd="0" presId="urn:microsoft.com/office/officeart/2005/8/layout/vList2"/>
    <dgm:cxn modelId="{723F1019-717E-47E4-BCF0-CD889CDA2E91}" srcId="{A7271FF0-1A7D-41B4-82C4-EF51ED69BCB9}" destId="{FC6921BF-DA62-47DB-8B4E-64568291777B}" srcOrd="7" destOrd="0" parTransId="{22A0170E-6131-46CC-B5E8-BD9381DFEF20}" sibTransId="{99225835-A747-41A6-816D-B2E931057B94}"/>
    <dgm:cxn modelId="{092A3E20-2323-478A-B3C7-F475B4B964AC}" srcId="{FC6921BF-DA62-47DB-8B4E-64568291777B}" destId="{718EDF0E-8941-499C-BC52-F95AA7568E16}" srcOrd="0" destOrd="0" parTransId="{B9D0445A-B991-46EC-A0CE-C2DAA9A364FF}" sibTransId="{CC9DE9AD-FB65-4B43-9C8D-DEE6DECCB93A}"/>
    <dgm:cxn modelId="{AE482530-D5B3-4FB5-B9C5-4E5AFCF6EB29}" srcId="{5D0742E4-C10D-4B42-8ACD-0505B4FBFE09}" destId="{226165F9-25BA-4503-928C-AB23D3D037A2}" srcOrd="0" destOrd="0" parTransId="{15F5347A-FAA9-4FA6-9973-D0DC82F9CD49}" sibTransId="{3DC62BA4-AF13-4FC2-8AB2-609BB9D12501}"/>
    <dgm:cxn modelId="{E0E1AC5B-8A63-42E8-A6A4-27F8699CFD41}" type="presOf" srcId="{F1533AD3-F631-413F-A352-F92E28F03525}" destId="{73667ECF-8D37-499C-B680-EE30F08D51A5}" srcOrd="0" destOrd="0" presId="urn:microsoft.com/office/officeart/2005/8/layout/vList2"/>
    <dgm:cxn modelId="{08DC5542-E76D-47D8-8EEA-24F88BF7A570}" srcId="{C0E4E19B-2408-43F5-B5F3-C99D3CD4FE3B}" destId="{09D077FE-B3A1-461D-804F-8A7B9A28C761}" srcOrd="0" destOrd="0" parTransId="{CA841B20-F5E1-47AB-9A60-FDA5E8C72C6F}" sibTransId="{4FE1D125-68C1-4258-803E-3E8C6391E9FC}"/>
    <dgm:cxn modelId="{806A0469-84E7-490A-91B9-1ED5994C05D5}" type="presOf" srcId="{7D6D0F4E-7B41-4005-944A-F13EC0E38B2C}" destId="{18C98B99-ABBE-4217-B0B4-502361D0228C}" srcOrd="0" destOrd="0" presId="urn:microsoft.com/office/officeart/2005/8/layout/vList2"/>
    <dgm:cxn modelId="{EAB32C4B-4892-4ADA-8282-D3878CDD44CB}" type="presOf" srcId="{A83924C4-670A-4FA9-8843-BF976579BC99}" destId="{6852D3E6-D8B6-4922-B5DF-CA3517C4FE76}" srcOrd="0" destOrd="0" presId="urn:microsoft.com/office/officeart/2005/8/layout/vList2"/>
    <dgm:cxn modelId="{D6E5616C-6624-4C31-9350-F4E6C3FF4D8F}" type="presOf" srcId="{7EA7650A-D449-4253-81FB-C16484AD82B5}" destId="{B172781D-641A-4889-A977-4CCBA7E33CC6}" srcOrd="0" destOrd="0" presId="urn:microsoft.com/office/officeart/2005/8/layout/vList2"/>
    <dgm:cxn modelId="{91A7F74D-B4A6-48E6-8EBD-2E5F068FA5E1}" srcId="{A7271FF0-1A7D-41B4-82C4-EF51ED69BCB9}" destId="{F1533AD3-F631-413F-A352-F92E28F03525}" srcOrd="0" destOrd="0" parTransId="{06CA64FA-C022-4BB9-A830-11EFB4663388}" sibTransId="{C81F6A39-8CC4-422A-8ACB-DE9EC3188BF9}"/>
    <dgm:cxn modelId="{E9C1386E-6DD8-4B08-9BF6-CC40707A5B5B}" srcId="{F1533AD3-F631-413F-A352-F92E28F03525}" destId="{7D6D0F4E-7B41-4005-944A-F13EC0E38B2C}" srcOrd="0" destOrd="0" parTransId="{4D720EE2-678D-4D21-BE78-7B18B804A838}" sibTransId="{9BD3560F-01DE-431D-AFF1-026A29745C2B}"/>
    <dgm:cxn modelId="{FF440D50-8A33-4FCE-A6BC-607663D21B69}" srcId="{7EA7650A-D449-4253-81FB-C16484AD82B5}" destId="{8EDE4BE9-506A-46CB-828F-80DF17B306BF}" srcOrd="0" destOrd="0" parTransId="{3ACB6FAB-1400-4015-820F-0BB400D6ED89}" sibTransId="{A526D4D8-75CB-4F83-A193-B3898ADDCBD9}"/>
    <dgm:cxn modelId="{72087D70-8D78-46B8-8A93-C3BD6EBA4BD4}" srcId="{A83924C4-670A-4FA9-8843-BF976579BC99}" destId="{A1A2A570-804D-47CB-A9E5-B7B43992F711}" srcOrd="0" destOrd="0" parTransId="{53A228C9-8E36-4250-82C3-BAFC9CCCA2D2}" sibTransId="{518144A7-BD1B-4FAB-B975-0246A594AC12}"/>
    <dgm:cxn modelId="{AF68A171-3F41-468B-B041-B4960114BCB2}" type="presOf" srcId="{718EDF0E-8941-499C-BC52-F95AA7568E16}" destId="{44BA4A84-FF80-4764-AE24-ED08B8B9A35D}" srcOrd="0" destOrd="0" presId="urn:microsoft.com/office/officeart/2005/8/layout/vList2"/>
    <dgm:cxn modelId="{76FAF655-5090-494F-8A21-9C1805287486}" srcId="{A7271FF0-1A7D-41B4-82C4-EF51ED69BCB9}" destId="{5D0742E4-C10D-4B42-8ACD-0505B4FBFE09}" srcOrd="1" destOrd="0" parTransId="{8268B8DD-7ADA-4A74-943A-C072AACCD3A2}" sibTransId="{9C30BBA9-2375-4035-AF55-D24019B6C635}"/>
    <dgm:cxn modelId="{1D6EF776-3C26-4A4B-933F-BAD41A2C769C}" srcId="{379C1FA8-DC7F-4414-BE12-062F51FE40DB}" destId="{EE8873E3-5C7E-44F1-BD31-A0045364B14D}" srcOrd="0" destOrd="0" parTransId="{52F91F36-C899-4CC0-9742-C3957707A473}" sibTransId="{308299E1-7193-41C0-AD96-6CD5DC34A83D}"/>
    <dgm:cxn modelId="{374B8E58-8AF9-4581-9823-D40C5F8D5B70}" srcId="{A7271FF0-1A7D-41B4-82C4-EF51ED69BCB9}" destId="{C0E4E19B-2408-43F5-B5F3-C99D3CD4FE3B}" srcOrd="2" destOrd="0" parTransId="{66D66948-ED88-495B-9DE1-AF5DC7F3C74B}" sibTransId="{C5B59E51-387E-45CF-9972-DC28D5DC8498}"/>
    <dgm:cxn modelId="{F641F980-62DA-425B-ADD8-BFD334BB732E}" type="presOf" srcId="{C0E4E19B-2408-43F5-B5F3-C99D3CD4FE3B}" destId="{409E2CB9-0042-4EE4-B961-618179814831}" srcOrd="0" destOrd="0" presId="urn:microsoft.com/office/officeart/2005/8/layout/vList2"/>
    <dgm:cxn modelId="{56AE7A8B-9F5F-4EB4-A495-400288752C60}" type="presOf" srcId="{09D077FE-B3A1-461D-804F-8A7B9A28C761}" destId="{019F2C7D-D7B0-4854-8B2B-741C8BDD043E}" srcOrd="0" destOrd="0" presId="urn:microsoft.com/office/officeart/2005/8/layout/vList2"/>
    <dgm:cxn modelId="{B298F39C-888E-429F-8883-3339CF77C538}" type="presOf" srcId="{A7271FF0-1A7D-41B4-82C4-EF51ED69BCB9}" destId="{A8E31DDD-2BE5-465F-88E4-91FA98D65717}" srcOrd="0" destOrd="0" presId="urn:microsoft.com/office/officeart/2005/8/layout/vList2"/>
    <dgm:cxn modelId="{14E23D9D-A391-45BF-9749-098DEE5BFD32}" type="presOf" srcId="{21ABEE33-24F7-4F38-BFBE-CADD47D05DAD}" destId="{4A41384E-C5E3-4E71-8477-953C6DFADBFB}" srcOrd="0" destOrd="0" presId="urn:microsoft.com/office/officeart/2005/8/layout/vList2"/>
    <dgm:cxn modelId="{2672E2A7-3C39-47A6-8B45-B8354DFF5051}" srcId="{A7271FF0-1A7D-41B4-82C4-EF51ED69BCB9}" destId="{7EA7650A-D449-4253-81FB-C16484AD82B5}" srcOrd="3" destOrd="0" parTransId="{FD1E8E9A-34A4-4DB7-B26D-6052552110A2}" sibTransId="{865B2EFA-FAC1-4E00-A0F3-BCF23E9A748B}"/>
    <dgm:cxn modelId="{FF0B9AA8-09D1-464B-857E-DAAB9F650673}" type="presOf" srcId="{5D0742E4-C10D-4B42-8ACD-0505B4FBFE09}" destId="{1F324C15-17EC-4FE3-A906-0BC6A20E30E3}" srcOrd="0" destOrd="0" presId="urn:microsoft.com/office/officeart/2005/8/layout/vList2"/>
    <dgm:cxn modelId="{D4B5F3B2-C355-40DE-B137-260A0CC28455}" type="presOf" srcId="{379C1FA8-DC7F-4414-BE12-062F51FE40DB}" destId="{63C6043B-6EB6-4634-9F5A-A88D70E7F809}" srcOrd="0" destOrd="0" presId="urn:microsoft.com/office/officeart/2005/8/layout/vList2"/>
    <dgm:cxn modelId="{BC18A0BA-A3FF-465C-A316-F9E862110B43}" type="presOf" srcId="{A1A2A570-804D-47CB-A9E5-B7B43992F711}" destId="{6CE01EA2-D551-4F6A-BB75-B9C780F3ABD7}" srcOrd="0" destOrd="0" presId="urn:microsoft.com/office/officeart/2005/8/layout/vList2"/>
    <dgm:cxn modelId="{BD05A6BE-13B1-4AA4-B2C0-DD61BF1FF5FA}" srcId="{A7271FF0-1A7D-41B4-82C4-EF51ED69BCB9}" destId="{21ABEE33-24F7-4F38-BFBE-CADD47D05DAD}" srcOrd="5" destOrd="0" parTransId="{21717FF6-3024-425F-900A-D5CE72DF7E51}" sibTransId="{97B4BCA9-E25D-4450-A71F-9D00AB066FFD}"/>
    <dgm:cxn modelId="{7596ACC1-66F9-4F99-948A-489F5AFFA34F}" srcId="{A7271FF0-1A7D-41B4-82C4-EF51ED69BCB9}" destId="{A83924C4-670A-4FA9-8843-BF976579BC99}" srcOrd="6" destOrd="0" parTransId="{F33615D3-8CFB-4B97-BA9B-5F6ED4F8028D}" sibTransId="{D6B77C20-86B8-473B-9D58-8321F07C8BF7}"/>
    <dgm:cxn modelId="{E945B5C5-8833-4EE0-B181-E91008506EDB}" type="presOf" srcId="{FC6921BF-DA62-47DB-8B4E-64568291777B}" destId="{89C07D86-5DC6-4DEE-B6E2-AEBF011310E4}" srcOrd="0" destOrd="0" presId="urn:microsoft.com/office/officeart/2005/8/layout/vList2"/>
    <dgm:cxn modelId="{3FD098E3-2D71-4030-A0D8-B5486DFD7C0F}" type="presOf" srcId="{8EDE4BE9-506A-46CB-828F-80DF17B306BF}" destId="{BA7C4285-2361-4474-8230-0B5D1E1FC236}" srcOrd="0" destOrd="0" presId="urn:microsoft.com/office/officeart/2005/8/layout/vList2"/>
    <dgm:cxn modelId="{914BCBF7-5BCC-4CFC-9460-88928B8E9928}" srcId="{A7271FF0-1A7D-41B4-82C4-EF51ED69BCB9}" destId="{379C1FA8-DC7F-4414-BE12-062F51FE40DB}" srcOrd="4" destOrd="0" parTransId="{409B268C-BEC6-4049-9D0F-DE5FDCDA7CC1}" sibTransId="{E32A7E52-E1F1-4CED-99F4-7768F8A4C979}"/>
    <dgm:cxn modelId="{987890F9-95D0-4363-B0F6-504E0B5A9F05}" type="presOf" srcId="{EE8873E3-5C7E-44F1-BD31-A0045364B14D}" destId="{758F52D2-0FF8-4A92-BC79-EB0E131CC9C4}" srcOrd="0" destOrd="0" presId="urn:microsoft.com/office/officeart/2005/8/layout/vList2"/>
    <dgm:cxn modelId="{BDFAAE74-448C-49E2-948D-947FC1012D9E}" type="presParOf" srcId="{A8E31DDD-2BE5-465F-88E4-91FA98D65717}" destId="{73667ECF-8D37-499C-B680-EE30F08D51A5}" srcOrd="0" destOrd="0" presId="urn:microsoft.com/office/officeart/2005/8/layout/vList2"/>
    <dgm:cxn modelId="{5B9867EF-20EC-4417-8CE9-31DFB73F23F6}" type="presParOf" srcId="{A8E31DDD-2BE5-465F-88E4-91FA98D65717}" destId="{18C98B99-ABBE-4217-B0B4-502361D0228C}" srcOrd="1" destOrd="0" presId="urn:microsoft.com/office/officeart/2005/8/layout/vList2"/>
    <dgm:cxn modelId="{692137DA-5906-4B3B-A9FA-577270C8FD76}" type="presParOf" srcId="{A8E31DDD-2BE5-465F-88E4-91FA98D65717}" destId="{1F324C15-17EC-4FE3-A906-0BC6A20E30E3}" srcOrd="2" destOrd="0" presId="urn:microsoft.com/office/officeart/2005/8/layout/vList2"/>
    <dgm:cxn modelId="{24E8A994-2E63-4F67-BDB4-DA9D09FB73E9}" type="presParOf" srcId="{A8E31DDD-2BE5-465F-88E4-91FA98D65717}" destId="{5744CE1A-DE56-4A09-8465-26CFD248B777}" srcOrd="3" destOrd="0" presId="urn:microsoft.com/office/officeart/2005/8/layout/vList2"/>
    <dgm:cxn modelId="{C8C8AEC8-0A21-4D6A-8C9E-D7E4E11E5995}" type="presParOf" srcId="{A8E31DDD-2BE5-465F-88E4-91FA98D65717}" destId="{409E2CB9-0042-4EE4-B961-618179814831}" srcOrd="4" destOrd="0" presId="urn:microsoft.com/office/officeart/2005/8/layout/vList2"/>
    <dgm:cxn modelId="{520B20E5-2F52-4D82-B789-C8B26EFD87E6}" type="presParOf" srcId="{A8E31DDD-2BE5-465F-88E4-91FA98D65717}" destId="{019F2C7D-D7B0-4854-8B2B-741C8BDD043E}" srcOrd="5" destOrd="0" presId="urn:microsoft.com/office/officeart/2005/8/layout/vList2"/>
    <dgm:cxn modelId="{8379786E-990E-4F3A-BBBC-7644111AEBBF}" type="presParOf" srcId="{A8E31DDD-2BE5-465F-88E4-91FA98D65717}" destId="{B172781D-641A-4889-A977-4CCBA7E33CC6}" srcOrd="6" destOrd="0" presId="urn:microsoft.com/office/officeart/2005/8/layout/vList2"/>
    <dgm:cxn modelId="{7C860DED-D1B5-4E75-84CA-077273663740}" type="presParOf" srcId="{A8E31DDD-2BE5-465F-88E4-91FA98D65717}" destId="{BA7C4285-2361-4474-8230-0B5D1E1FC236}" srcOrd="7" destOrd="0" presId="urn:microsoft.com/office/officeart/2005/8/layout/vList2"/>
    <dgm:cxn modelId="{7E9E1FEB-F2E0-4A79-8A50-0BE9213E8A38}" type="presParOf" srcId="{A8E31DDD-2BE5-465F-88E4-91FA98D65717}" destId="{63C6043B-6EB6-4634-9F5A-A88D70E7F809}" srcOrd="8" destOrd="0" presId="urn:microsoft.com/office/officeart/2005/8/layout/vList2"/>
    <dgm:cxn modelId="{13A9BDC2-EFCF-476F-87D6-77A78449473E}" type="presParOf" srcId="{A8E31DDD-2BE5-465F-88E4-91FA98D65717}" destId="{758F52D2-0FF8-4A92-BC79-EB0E131CC9C4}" srcOrd="9" destOrd="0" presId="urn:microsoft.com/office/officeart/2005/8/layout/vList2"/>
    <dgm:cxn modelId="{518DBD98-971F-4F28-A3F9-37D7F8D29B30}" type="presParOf" srcId="{A8E31DDD-2BE5-465F-88E4-91FA98D65717}" destId="{4A41384E-C5E3-4E71-8477-953C6DFADBFB}" srcOrd="10" destOrd="0" presId="urn:microsoft.com/office/officeart/2005/8/layout/vList2"/>
    <dgm:cxn modelId="{12BFDB4D-76F6-436F-8F8E-4F9FD05F0E75}" type="presParOf" srcId="{A8E31DDD-2BE5-465F-88E4-91FA98D65717}" destId="{BABB84ED-173D-4964-B3AF-140EAB9220EF}" srcOrd="11" destOrd="0" presId="urn:microsoft.com/office/officeart/2005/8/layout/vList2"/>
    <dgm:cxn modelId="{39F6DEC5-9200-482F-959F-6685C6D90B77}" type="presParOf" srcId="{A8E31DDD-2BE5-465F-88E4-91FA98D65717}" destId="{6852D3E6-D8B6-4922-B5DF-CA3517C4FE76}" srcOrd="12" destOrd="0" presId="urn:microsoft.com/office/officeart/2005/8/layout/vList2"/>
    <dgm:cxn modelId="{DB7E8B82-CE1C-483B-BA42-BFE4013D3704}" type="presParOf" srcId="{A8E31DDD-2BE5-465F-88E4-91FA98D65717}" destId="{6CE01EA2-D551-4F6A-BB75-B9C780F3ABD7}" srcOrd="13" destOrd="0" presId="urn:microsoft.com/office/officeart/2005/8/layout/vList2"/>
    <dgm:cxn modelId="{95F2458D-7266-48C5-818C-71F0745C5A8E}" type="presParOf" srcId="{A8E31DDD-2BE5-465F-88E4-91FA98D65717}" destId="{89C07D86-5DC6-4DEE-B6E2-AEBF011310E4}" srcOrd="14" destOrd="0" presId="urn:microsoft.com/office/officeart/2005/8/layout/vList2"/>
    <dgm:cxn modelId="{47AD400E-2355-4477-A678-4C33FB44D031}" type="presParOf" srcId="{A8E31DDD-2BE5-465F-88E4-91FA98D65717}" destId="{44BA4A84-FF80-4764-AE24-ED08B8B9A35D}" srcOrd="15" destOrd="0" presId="urn:microsoft.com/office/officeart/2005/8/layout/vList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667ECF-8D37-499C-B680-EE30F08D51A5}">
      <dsp:nvSpPr>
        <dsp:cNvPr id="0" name=""/>
        <dsp:cNvSpPr/>
      </dsp:nvSpPr>
      <dsp:spPr>
        <a:xfrm>
          <a:off x="0" y="77727"/>
          <a:ext cx="548640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GB" sz="1000" kern="1200">
              <a:solidFill>
                <a:schemeClr val="bg1"/>
              </a:solidFill>
            </a:rPr>
            <a:t>Enemy</a:t>
          </a:r>
          <a:endParaRPr lang="en-SG" sz="1000" kern="1200">
            <a:solidFill>
              <a:schemeClr val="bg1"/>
            </a:solidFill>
          </a:endParaRPr>
        </a:p>
      </dsp:txBody>
      <dsp:txXfrm>
        <a:off x="11423" y="89150"/>
        <a:ext cx="5463554" cy="211154"/>
      </dsp:txXfrm>
    </dsp:sp>
    <dsp:sp modelId="{18C98B99-ABBE-4217-B0B4-502361D0228C}">
      <dsp:nvSpPr>
        <dsp:cNvPr id="0" name=""/>
        <dsp:cNvSpPr/>
      </dsp:nvSpPr>
      <dsp:spPr>
        <a:xfrm>
          <a:off x="0" y="311727"/>
          <a:ext cx="5486400" cy="165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2700" rIns="71120" bIns="12700" numCol="1" spcCol="1270" anchor="t" anchorCtr="0">
          <a:noAutofit/>
        </a:bodyPr>
        <a:lstStyle/>
        <a:p>
          <a:pPr marL="57150" lvl="1" indent="-57150" algn="l" defTabSz="355600">
            <a:lnSpc>
              <a:spcPct val="90000"/>
            </a:lnSpc>
            <a:spcBef>
              <a:spcPct val="0"/>
            </a:spcBef>
            <a:spcAft>
              <a:spcPct val="20000"/>
            </a:spcAft>
            <a:buChar char="•"/>
          </a:pPr>
          <a:r>
            <a:rPr lang="en-GB" sz="800" kern="1200">
              <a:solidFill>
                <a:schemeClr val="bg1"/>
              </a:solidFill>
            </a:rPr>
            <a:t> attacks player when see</a:t>
          </a:r>
          <a:endParaRPr lang="en-SG" sz="800" kern="1200">
            <a:solidFill>
              <a:schemeClr val="bg1"/>
            </a:solidFill>
          </a:endParaRPr>
        </a:p>
      </dsp:txBody>
      <dsp:txXfrm>
        <a:off x="0" y="311727"/>
        <a:ext cx="5486400" cy="165600"/>
      </dsp:txXfrm>
    </dsp:sp>
    <dsp:sp modelId="{1F324C15-17EC-4FE3-A906-0BC6A20E30E3}">
      <dsp:nvSpPr>
        <dsp:cNvPr id="0" name=""/>
        <dsp:cNvSpPr/>
      </dsp:nvSpPr>
      <dsp:spPr>
        <a:xfrm>
          <a:off x="0" y="485701"/>
          <a:ext cx="548640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GB" sz="1000" kern="1200">
              <a:solidFill>
                <a:schemeClr val="bg1"/>
              </a:solidFill>
            </a:rPr>
            <a:t>Ally</a:t>
          </a:r>
          <a:endParaRPr lang="en-SG" sz="1000" kern="1200">
            <a:solidFill>
              <a:schemeClr val="bg1"/>
            </a:solidFill>
          </a:endParaRPr>
        </a:p>
      </dsp:txBody>
      <dsp:txXfrm>
        <a:off x="11423" y="497124"/>
        <a:ext cx="5463554" cy="211154"/>
      </dsp:txXfrm>
    </dsp:sp>
    <dsp:sp modelId="{5744CE1A-DE56-4A09-8465-26CFD248B777}">
      <dsp:nvSpPr>
        <dsp:cNvPr id="0" name=""/>
        <dsp:cNvSpPr/>
      </dsp:nvSpPr>
      <dsp:spPr>
        <a:xfrm>
          <a:off x="0" y="719702"/>
          <a:ext cx="5486400" cy="1505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2700" rIns="71120" bIns="12700" numCol="1" spcCol="1270" anchor="t" anchorCtr="0">
          <a:noAutofit/>
        </a:bodyPr>
        <a:lstStyle/>
        <a:p>
          <a:pPr marL="57150" lvl="1" indent="-57150" algn="l" defTabSz="355600">
            <a:lnSpc>
              <a:spcPct val="90000"/>
            </a:lnSpc>
            <a:spcBef>
              <a:spcPct val="0"/>
            </a:spcBef>
            <a:spcAft>
              <a:spcPct val="20000"/>
            </a:spcAft>
            <a:buChar char="•"/>
          </a:pPr>
          <a:r>
            <a:rPr lang="en-GB" sz="800" kern="1200">
              <a:solidFill>
                <a:schemeClr val="bg1"/>
              </a:solidFill>
            </a:rPr>
            <a:t>enemy but friendly</a:t>
          </a:r>
          <a:endParaRPr lang="en-SG" sz="800" kern="1200">
            <a:solidFill>
              <a:schemeClr val="bg1"/>
            </a:solidFill>
          </a:endParaRPr>
        </a:p>
      </dsp:txBody>
      <dsp:txXfrm>
        <a:off x="0" y="719702"/>
        <a:ext cx="5486400" cy="150545"/>
      </dsp:txXfrm>
    </dsp:sp>
    <dsp:sp modelId="{409E2CB9-0042-4EE4-B961-618179814831}">
      <dsp:nvSpPr>
        <dsp:cNvPr id="0" name=""/>
        <dsp:cNvSpPr/>
      </dsp:nvSpPr>
      <dsp:spPr>
        <a:xfrm>
          <a:off x="0" y="861872"/>
          <a:ext cx="548640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GB" sz="1000" kern="1200">
              <a:solidFill>
                <a:schemeClr val="bg1"/>
              </a:solidFill>
            </a:rPr>
            <a:t>Knife</a:t>
          </a:r>
          <a:endParaRPr lang="en-SG" sz="1000" kern="1200">
            <a:solidFill>
              <a:schemeClr val="bg1"/>
            </a:solidFill>
          </a:endParaRPr>
        </a:p>
      </dsp:txBody>
      <dsp:txXfrm>
        <a:off x="11423" y="873295"/>
        <a:ext cx="5463554" cy="211154"/>
      </dsp:txXfrm>
    </dsp:sp>
    <dsp:sp modelId="{019F2C7D-D7B0-4854-8B2B-741C8BDD043E}">
      <dsp:nvSpPr>
        <dsp:cNvPr id="0" name=""/>
        <dsp:cNvSpPr/>
      </dsp:nvSpPr>
      <dsp:spPr>
        <a:xfrm>
          <a:off x="0" y="1095872"/>
          <a:ext cx="5486400" cy="165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2700" rIns="71120" bIns="12700" numCol="1" spcCol="1270" anchor="t" anchorCtr="0">
          <a:noAutofit/>
        </a:bodyPr>
        <a:lstStyle/>
        <a:p>
          <a:pPr marL="57150" lvl="1" indent="-57150" algn="l" defTabSz="355600">
            <a:lnSpc>
              <a:spcPct val="90000"/>
            </a:lnSpc>
            <a:spcBef>
              <a:spcPct val="0"/>
            </a:spcBef>
            <a:spcAft>
              <a:spcPct val="20000"/>
            </a:spcAft>
            <a:buChar char="•"/>
          </a:pPr>
          <a:r>
            <a:rPr lang="en-GB" sz="800" kern="1200">
              <a:solidFill>
                <a:schemeClr val="bg1"/>
              </a:solidFill>
            </a:rPr>
            <a:t> weapon</a:t>
          </a:r>
          <a:endParaRPr lang="en-SG" sz="800" kern="1200">
            <a:solidFill>
              <a:schemeClr val="bg1"/>
            </a:solidFill>
          </a:endParaRPr>
        </a:p>
      </dsp:txBody>
      <dsp:txXfrm>
        <a:off x="0" y="1095872"/>
        <a:ext cx="5486400" cy="165600"/>
      </dsp:txXfrm>
    </dsp:sp>
    <dsp:sp modelId="{B172781D-641A-4889-A977-4CCBA7E33CC6}">
      <dsp:nvSpPr>
        <dsp:cNvPr id="0" name=""/>
        <dsp:cNvSpPr/>
      </dsp:nvSpPr>
      <dsp:spPr>
        <a:xfrm>
          <a:off x="0" y="1261472"/>
          <a:ext cx="548640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GB" sz="1000" kern="1200">
              <a:solidFill>
                <a:schemeClr val="bg1"/>
              </a:solidFill>
            </a:rPr>
            <a:t>Game system</a:t>
          </a:r>
          <a:endParaRPr lang="en-SG" sz="1000" kern="1200">
            <a:solidFill>
              <a:schemeClr val="bg1"/>
            </a:solidFill>
          </a:endParaRPr>
        </a:p>
      </dsp:txBody>
      <dsp:txXfrm>
        <a:off x="11423" y="1272895"/>
        <a:ext cx="5463554" cy="211154"/>
      </dsp:txXfrm>
    </dsp:sp>
    <dsp:sp modelId="{BA7C4285-2361-4474-8230-0B5D1E1FC236}">
      <dsp:nvSpPr>
        <dsp:cNvPr id="0" name=""/>
        <dsp:cNvSpPr/>
      </dsp:nvSpPr>
      <dsp:spPr>
        <a:xfrm>
          <a:off x="0" y="1495472"/>
          <a:ext cx="5486400" cy="165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2700" rIns="71120" bIns="12700" numCol="1" spcCol="1270" anchor="t" anchorCtr="0">
          <a:noAutofit/>
        </a:bodyPr>
        <a:lstStyle/>
        <a:p>
          <a:pPr marL="57150" lvl="1" indent="-57150" algn="l" defTabSz="355600">
            <a:lnSpc>
              <a:spcPct val="90000"/>
            </a:lnSpc>
            <a:spcBef>
              <a:spcPct val="0"/>
            </a:spcBef>
            <a:spcAft>
              <a:spcPct val="20000"/>
            </a:spcAft>
            <a:buChar char="•"/>
          </a:pPr>
          <a:r>
            <a:rPr lang="en-GB" sz="800" kern="1200">
              <a:solidFill>
                <a:schemeClr val="bg1"/>
              </a:solidFill>
            </a:rPr>
            <a:t>  survive as long possible bs</a:t>
          </a:r>
          <a:endParaRPr lang="en-SG" sz="800" kern="1200">
            <a:solidFill>
              <a:schemeClr val="bg1"/>
            </a:solidFill>
          </a:endParaRPr>
        </a:p>
      </dsp:txBody>
      <dsp:txXfrm>
        <a:off x="0" y="1495472"/>
        <a:ext cx="5486400" cy="165600"/>
      </dsp:txXfrm>
    </dsp:sp>
    <dsp:sp modelId="{63C6043B-6EB6-4634-9F5A-A88D70E7F809}">
      <dsp:nvSpPr>
        <dsp:cNvPr id="0" name=""/>
        <dsp:cNvSpPr/>
      </dsp:nvSpPr>
      <dsp:spPr>
        <a:xfrm>
          <a:off x="0" y="1661072"/>
          <a:ext cx="548640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GB" sz="1000" kern="1200">
              <a:solidFill>
                <a:schemeClr val="bg1"/>
              </a:solidFill>
            </a:rPr>
            <a:t>Loot chests</a:t>
          </a:r>
          <a:endParaRPr lang="en-SG" sz="1000" kern="1200">
            <a:solidFill>
              <a:schemeClr val="bg1"/>
            </a:solidFill>
          </a:endParaRPr>
        </a:p>
      </dsp:txBody>
      <dsp:txXfrm>
        <a:off x="11423" y="1672495"/>
        <a:ext cx="5463554" cy="211154"/>
      </dsp:txXfrm>
    </dsp:sp>
    <dsp:sp modelId="{758F52D2-0FF8-4A92-BC79-EB0E131CC9C4}">
      <dsp:nvSpPr>
        <dsp:cNvPr id="0" name=""/>
        <dsp:cNvSpPr/>
      </dsp:nvSpPr>
      <dsp:spPr>
        <a:xfrm>
          <a:off x="0" y="1895072"/>
          <a:ext cx="5486400" cy="165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2700" rIns="71120" bIns="12700" numCol="1" spcCol="1270" anchor="t" anchorCtr="0">
          <a:noAutofit/>
        </a:bodyPr>
        <a:lstStyle/>
        <a:p>
          <a:pPr marL="57150" lvl="1" indent="-57150" algn="l" defTabSz="355600">
            <a:lnSpc>
              <a:spcPct val="90000"/>
            </a:lnSpc>
            <a:spcBef>
              <a:spcPct val="0"/>
            </a:spcBef>
            <a:spcAft>
              <a:spcPct val="20000"/>
            </a:spcAft>
            <a:buChar char="•"/>
          </a:pPr>
          <a:r>
            <a:rPr lang="en-GB" sz="800" kern="1200">
              <a:solidFill>
                <a:schemeClr val="bg1"/>
              </a:solidFill>
            </a:rPr>
            <a:t>  drop from sky</a:t>
          </a:r>
          <a:endParaRPr lang="en-SG" sz="800" kern="1200">
            <a:solidFill>
              <a:schemeClr val="bg1"/>
            </a:solidFill>
          </a:endParaRPr>
        </a:p>
      </dsp:txBody>
      <dsp:txXfrm>
        <a:off x="0" y="1895072"/>
        <a:ext cx="5486400" cy="165600"/>
      </dsp:txXfrm>
    </dsp:sp>
    <dsp:sp modelId="{4A41384E-C5E3-4E71-8477-953C6DFADBFB}">
      <dsp:nvSpPr>
        <dsp:cNvPr id="0" name=""/>
        <dsp:cNvSpPr/>
      </dsp:nvSpPr>
      <dsp:spPr>
        <a:xfrm>
          <a:off x="0" y="2060672"/>
          <a:ext cx="548640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GB" sz="1000" kern="1200">
              <a:solidFill>
                <a:schemeClr val="bg1"/>
              </a:solidFill>
            </a:rPr>
            <a:t>menu/ pause screen</a:t>
          </a:r>
          <a:endParaRPr lang="en-SG" sz="1000" kern="1200">
            <a:solidFill>
              <a:schemeClr val="bg1"/>
            </a:solidFill>
          </a:endParaRPr>
        </a:p>
      </dsp:txBody>
      <dsp:txXfrm>
        <a:off x="11423" y="2072095"/>
        <a:ext cx="5463554" cy="211154"/>
      </dsp:txXfrm>
    </dsp:sp>
    <dsp:sp modelId="{6852D3E6-D8B6-4922-B5DF-CA3517C4FE76}">
      <dsp:nvSpPr>
        <dsp:cNvPr id="0" name=""/>
        <dsp:cNvSpPr/>
      </dsp:nvSpPr>
      <dsp:spPr>
        <a:xfrm>
          <a:off x="0" y="2323472"/>
          <a:ext cx="548640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SG" sz="1000" kern="1200">
              <a:solidFill>
                <a:schemeClr val="bg1"/>
              </a:solidFill>
            </a:rPr>
            <a:t>items</a:t>
          </a:r>
        </a:p>
      </dsp:txBody>
      <dsp:txXfrm>
        <a:off x="11423" y="2334895"/>
        <a:ext cx="5463554" cy="211154"/>
      </dsp:txXfrm>
    </dsp:sp>
    <dsp:sp modelId="{6CE01EA2-D551-4F6A-BB75-B9C780F3ABD7}">
      <dsp:nvSpPr>
        <dsp:cNvPr id="0" name=""/>
        <dsp:cNvSpPr/>
      </dsp:nvSpPr>
      <dsp:spPr>
        <a:xfrm>
          <a:off x="0" y="2557472"/>
          <a:ext cx="5486400" cy="165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2700" rIns="71120" bIns="12700" numCol="1" spcCol="1270" anchor="t" anchorCtr="0">
          <a:noAutofit/>
        </a:bodyPr>
        <a:lstStyle/>
        <a:p>
          <a:pPr marL="57150" lvl="1" indent="-57150" algn="l" defTabSz="355600">
            <a:lnSpc>
              <a:spcPct val="90000"/>
            </a:lnSpc>
            <a:spcBef>
              <a:spcPct val="0"/>
            </a:spcBef>
            <a:spcAft>
              <a:spcPct val="20000"/>
            </a:spcAft>
            <a:buChar char="•"/>
          </a:pPr>
          <a:r>
            <a:rPr lang="en-SG" sz="800" kern="1200">
              <a:solidFill>
                <a:schemeClr val="bg1"/>
              </a:solidFill>
            </a:rPr>
            <a:t>materials for crafting</a:t>
          </a:r>
        </a:p>
      </dsp:txBody>
      <dsp:txXfrm>
        <a:off x="0" y="2557472"/>
        <a:ext cx="5486400" cy="165600"/>
      </dsp:txXfrm>
    </dsp:sp>
    <dsp:sp modelId="{89C07D86-5DC6-4DEE-B6E2-AEBF011310E4}">
      <dsp:nvSpPr>
        <dsp:cNvPr id="0" name=""/>
        <dsp:cNvSpPr/>
      </dsp:nvSpPr>
      <dsp:spPr>
        <a:xfrm>
          <a:off x="0" y="2723072"/>
          <a:ext cx="5486400" cy="234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SG" sz="1000" kern="1200">
              <a:solidFill>
                <a:schemeClr val="bg1"/>
              </a:solidFill>
            </a:rPr>
            <a:t>crafting</a:t>
          </a:r>
        </a:p>
      </dsp:txBody>
      <dsp:txXfrm>
        <a:off x="11423" y="2734495"/>
        <a:ext cx="5463554" cy="211154"/>
      </dsp:txXfrm>
    </dsp:sp>
    <dsp:sp modelId="{44BA4A84-FF80-4764-AE24-ED08B8B9A35D}">
      <dsp:nvSpPr>
        <dsp:cNvPr id="0" name=""/>
        <dsp:cNvSpPr/>
      </dsp:nvSpPr>
      <dsp:spPr>
        <a:xfrm>
          <a:off x="0" y="2957072"/>
          <a:ext cx="5486400" cy="165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2700" rIns="71120" bIns="12700" numCol="1" spcCol="1270" anchor="t" anchorCtr="0">
          <a:noAutofit/>
        </a:bodyPr>
        <a:lstStyle/>
        <a:p>
          <a:pPr marL="57150" lvl="1" indent="-57150" algn="l" defTabSz="355600">
            <a:lnSpc>
              <a:spcPct val="90000"/>
            </a:lnSpc>
            <a:spcBef>
              <a:spcPct val="0"/>
            </a:spcBef>
            <a:spcAft>
              <a:spcPct val="20000"/>
            </a:spcAft>
            <a:buChar char="•"/>
          </a:pPr>
          <a:r>
            <a:rPr lang="en-SG" sz="800" kern="1200">
              <a:solidFill>
                <a:schemeClr val="bg1"/>
              </a:solidFill>
            </a:rPr>
            <a:t>different items that modify enemy behaviour in favour of player?</a:t>
          </a:r>
        </a:p>
      </dsp:txBody>
      <dsp:txXfrm>
        <a:off x="0" y="2957072"/>
        <a:ext cx="5486400" cy="165600"/>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07009347-EF7D-41F8-B144-9019BA98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TotalTime>
  <Pages>19</Pages>
  <Words>4324</Words>
  <Characters>24649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FML neverlucky</cp:lastModifiedBy>
  <cp:revision>38</cp:revision>
  <dcterms:created xsi:type="dcterms:W3CDTF">2024-07-24T12:14:00Z</dcterms:created>
  <dcterms:modified xsi:type="dcterms:W3CDTF">2024-08-15T10:25:00Z</dcterms:modified>
</cp:coreProperties>
</file>